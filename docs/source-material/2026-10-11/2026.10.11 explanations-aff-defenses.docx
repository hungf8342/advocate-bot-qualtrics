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xzx521o63jj" w:id="0"/>
      <w:bookmarkEnd w:id="0"/>
      <w:r w:rsidDel="00000000" w:rsidR="00000000" w:rsidRPr="00000000">
        <w:rPr>
          <w:rtl w:val="0"/>
        </w:rPr>
        <w:t xml:space="preserve">General Wording</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If a defense should be checked off</w:t>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This defense may apply since [CONDITION]. Many litigants in this situation check off this defense to preserve it/since it is a broad defense.</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If a defense shouldn’t be checked off</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This defense may not apply since [CONDITION].</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This defense does not apply if [CONDITION].</w:t>
      </w:r>
    </w:p>
    <w:p w:rsidR="00000000" w:rsidDel="00000000" w:rsidP="00000000" w:rsidRDefault="00000000" w:rsidRPr="00000000" w14:paraId="00000008">
      <w:pPr>
        <w:pStyle w:val="Heading2"/>
        <w:rPr/>
      </w:pPr>
      <w:bookmarkStart w:colFirst="0" w:colLast="0" w:name="_giikmt6ijq12" w:id="1"/>
      <w:bookmarkEnd w:id="1"/>
      <w:r w:rsidDel="00000000" w:rsidR="00000000" w:rsidRPr="00000000">
        <w:rPr>
          <w:rtl w:val="0"/>
        </w:rPr>
      </w:r>
    </w:p>
    <w:p w:rsidR="00000000" w:rsidDel="00000000" w:rsidP="00000000" w:rsidRDefault="00000000" w:rsidRPr="00000000" w14:paraId="00000009">
      <w:pPr>
        <w:pStyle w:val="Heading2"/>
        <w:rPr/>
      </w:pPr>
      <w:bookmarkStart w:colFirst="0" w:colLast="0" w:name="_1fn3p0cs7p5b" w:id="2"/>
      <w:bookmarkEnd w:id="2"/>
      <w:r w:rsidDel="00000000" w:rsidR="00000000" w:rsidRPr="00000000">
        <w:rPr>
          <w:rtl w:val="0"/>
        </w:rPr>
        <w:t xml:space="preserve">Affirmative Defenses</w:t>
      </w:r>
    </w:p>
    <w:p w:rsidR="00000000" w:rsidDel="00000000" w:rsidP="00000000" w:rsidRDefault="00000000" w:rsidRPr="00000000" w14:paraId="0000000A">
      <w:pPr>
        <w:rPr>
          <w:color w:val="223142"/>
          <w:sz w:val="23"/>
          <w:szCs w:val="23"/>
        </w:rPr>
      </w:pPr>
      <w:r w:rsidDel="00000000" w:rsidR="00000000" w:rsidRPr="00000000">
        <w:rPr>
          <w:rtl w:val="0"/>
        </w:rPr>
      </w:r>
    </w:p>
    <w:p w:rsidR="00000000" w:rsidDel="00000000" w:rsidP="00000000" w:rsidRDefault="00000000" w:rsidRPr="00000000" w14:paraId="0000000B">
      <w:pPr>
        <w:pStyle w:val="Heading3"/>
        <w:rPr>
          <w:b w:val="1"/>
          <w:bCs w:val="1"/>
          <w:color w:val="223142"/>
          <w:sz w:val="23"/>
          <w:szCs w:val="23"/>
        </w:rPr>
      </w:pPr>
      <w:bookmarkStart w:colFirst="0" w:colLast="0" w:name="_b3zf114os08m" w:id="3"/>
      <w:bookmarkEnd w:id="3"/>
      <w:r w:rsidDel="00000000" w:rsidR="00000000" w:rsidRPr="00000000">
        <w:rPr>
          <w:b w:val="1"/>
          <w:bCs w:val="1"/>
          <w:rtl w:val="0"/>
        </w:rPr>
        <w:t xml:space="preserve">Statute of Limitations</w:t>
      </w:r>
      <w:r w:rsidDel="00000000" w:rsidR="00000000" w:rsidRPr="00000000">
        <w:rPr>
          <w:rtl w:val="0"/>
        </w:rPr>
      </w:r>
    </w:p>
    <w:p w:rsidR="00000000" w:rsidDel="00000000" w:rsidP="00000000" w:rsidRDefault="00000000" w:rsidRPr="00000000" w14:paraId="0000000C">
      <w:pPr>
        <w:pStyle w:val="Heading4"/>
        <w:rPr/>
      </w:pPr>
      <w:bookmarkStart w:colFirst="0" w:colLast="0" w:name="_nxvbfbk1guva" w:id="4"/>
      <w:bookmarkEnd w:id="4"/>
      <w:r w:rsidDel="00000000" w:rsidR="00000000" w:rsidRPr="00000000">
        <w:rPr>
          <w:rtl w:val="0"/>
        </w:rPr>
        <w:t xml:space="preserve">General Explanation</w:t>
      </w:r>
    </w:p>
    <w:p w:rsidR="00000000" w:rsidDel="00000000" w:rsidP="00000000" w:rsidRDefault="00000000" w:rsidRPr="00000000" w14:paraId="0000000D">
      <w:pPr>
        <w:rPr>
          <w:color w:val="223142"/>
          <w:sz w:val="23"/>
          <w:szCs w:val="23"/>
        </w:rPr>
      </w:pPr>
      <w:r w:rsidDel="00000000" w:rsidR="00000000" w:rsidRPr="00000000">
        <w:rPr>
          <w:color w:val="223142"/>
          <w:sz w:val="23"/>
          <w:szCs w:val="23"/>
          <w:rtl w:val="0"/>
        </w:rPr>
        <w:t xml:space="preserve">Statute of limitations is a rule that says if [PLAINTIFF] waits too long, they cannot sue you. The maximum length of time they can wait varies from 2 to 6 years, depending on which state’s law applies. But for preserving this defense in an answer, complaints filed more than or equal to a year after last payment would suffice.</w:t>
      </w:r>
    </w:p>
    <w:p w:rsidR="00000000" w:rsidDel="00000000" w:rsidP="00000000" w:rsidRDefault="00000000" w:rsidRPr="00000000" w14:paraId="0000000E">
      <w:pPr>
        <w:pStyle w:val="Heading4"/>
        <w:rPr/>
      </w:pPr>
      <w:bookmarkStart w:colFirst="0" w:colLast="0" w:name="_4km00dg3wvse" w:id="5"/>
      <w:bookmarkEnd w:id="5"/>
      <w:r w:rsidDel="00000000" w:rsidR="00000000" w:rsidRPr="00000000">
        <w:rPr>
          <w:rtl w:val="0"/>
        </w:rPr>
        <w:t xml:space="preserve">Personalized Restatement of Facts</w:t>
      </w:r>
    </w:p>
    <w:p w:rsidR="00000000" w:rsidDel="00000000" w:rsidP="00000000" w:rsidRDefault="00000000" w:rsidRPr="00000000" w14:paraId="0000000F">
      <w:pPr>
        <w:numPr>
          <w:ilvl w:val="0"/>
          <w:numId w:val="11"/>
        </w:numPr>
        <w:ind w:left="720" w:hanging="360"/>
        <w:rPr>
          <w:color w:val="223142"/>
          <w:sz w:val="23"/>
          <w:szCs w:val="23"/>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10">
      <w:pPr>
        <w:numPr>
          <w:ilvl w:val="1"/>
          <w:numId w:val="11"/>
        </w:numPr>
        <w:ind w:left="1440" w:hanging="360"/>
        <w:rPr>
          <w:color w:val="223142"/>
          <w:sz w:val="23"/>
          <w:szCs w:val="23"/>
        </w:rPr>
      </w:pPr>
      <w:r w:rsidDel="00000000" w:rsidR="00000000" w:rsidRPr="00000000">
        <w:rPr>
          <w:color w:val="223142"/>
          <w:sz w:val="23"/>
          <w:szCs w:val="23"/>
          <w:rtl w:val="0"/>
        </w:rPr>
        <w:t xml:space="preserve">NA</w:t>
      </w:r>
    </w:p>
    <w:p w:rsidR="00000000" w:rsidDel="00000000" w:rsidP="00000000" w:rsidRDefault="00000000" w:rsidRPr="00000000" w14:paraId="00000011">
      <w:pPr>
        <w:numPr>
          <w:ilvl w:val="0"/>
          <w:numId w:val="11"/>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12">
      <w:pPr>
        <w:numPr>
          <w:ilvl w:val="1"/>
          <w:numId w:val="11"/>
        </w:numPr>
        <w:ind w:left="1440" w:hanging="360"/>
        <w:rPr>
          <w:color w:val="223142"/>
          <w:sz w:val="23"/>
          <w:szCs w:val="23"/>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13">
      <w:pPr>
        <w:numPr>
          <w:ilvl w:val="2"/>
          <w:numId w:val="11"/>
        </w:numPr>
        <w:ind w:left="2160" w:hanging="360"/>
        <w:rPr>
          <w:color w:val="223142"/>
          <w:sz w:val="23"/>
          <w:szCs w:val="23"/>
        </w:rPr>
      </w:pPr>
      <w:r w:rsidDel="00000000" w:rsidR="00000000" w:rsidRPr="00000000">
        <w:rPr>
          <w:color w:val="223142"/>
          <w:sz w:val="23"/>
          <w:szCs w:val="23"/>
          <w:rtl w:val="0"/>
        </w:rPr>
        <w:t xml:space="preserve">According to the complaint, the complaint was filed about [COMPLAINT.DATE - LAST.PAYMENT.DATE] months after your last payment to [PLAINTIFF]. </w:t>
      </w:r>
    </w:p>
    <w:p w:rsidR="00000000" w:rsidDel="00000000" w:rsidP="00000000" w:rsidRDefault="00000000" w:rsidRPr="00000000" w14:paraId="00000014">
      <w:pPr>
        <w:numPr>
          <w:ilvl w:val="2"/>
          <w:numId w:val="11"/>
        </w:numPr>
        <w:ind w:left="2160" w:hanging="360"/>
        <w:rPr>
          <w:color w:val="223142"/>
          <w:sz w:val="23"/>
          <w:szCs w:val="23"/>
        </w:rPr>
      </w:pPr>
      <w:r w:rsidDel="00000000" w:rsidR="00000000" w:rsidRPr="00000000">
        <w:rPr>
          <w:color w:val="223142"/>
          <w:sz w:val="23"/>
          <w:szCs w:val="23"/>
          <w:rtl w:val="0"/>
        </w:rPr>
        <w:t xml:space="preserve">Do you agree with this estimate? [LAST.PAYMENT.DATE.AGREE]</w:t>
      </w:r>
    </w:p>
    <w:p w:rsidR="00000000" w:rsidDel="00000000" w:rsidP="00000000" w:rsidRDefault="00000000" w:rsidRPr="00000000" w14:paraId="00000015">
      <w:pPr>
        <w:numPr>
          <w:ilvl w:val="3"/>
          <w:numId w:val="11"/>
        </w:numPr>
        <w:ind w:left="2880" w:hanging="360"/>
        <w:rPr>
          <w:color w:val="223142"/>
          <w:sz w:val="23"/>
          <w:szCs w:val="23"/>
          <w:u w:val="none"/>
        </w:rPr>
      </w:pPr>
      <w:r w:rsidDel="00000000" w:rsidR="00000000" w:rsidRPr="00000000">
        <w:rPr>
          <w:color w:val="223142"/>
          <w:sz w:val="23"/>
          <w:szCs w:val="23"/>
          <w:rtl w:val="0"/>
        </w:rPr>
        <w:t xml:space="preserve">IF LAST.PAYMENT.DATE.AGREE = True</w:t>
      </w:r>
    </w:p>
    <w:p w:rsidR="00000000" w:rsidDel="00000000" w:rsidP="00000000" w:rsidRDefault="00000000" w:rsidRPr="00000000" w14:paraId="00000016">
      <w:pPr>
        <w:numPr>
          <w:ilvl w:val="4"/>
          <w:numId w:val="11"/>
        </w:numPr>
        <w:ind w:left="3600" w:hanging="360"/>
        <w:rPr>
          <w:color w:val="223142"/>
          <w:sz w:val="23"/>
          <w:szCs w:val="23"/>
          <w:u w:val="none"/>
        </w:rPr>
      </w:pPr>
      <w:r w:rsidDel="00000000" w:rsidR="00000000" w:rsidRPr="00000000">
        <w:rPr>
          <w:color w:val="223142"/>
          <w:sz w:val="23"/>
          <w:szCs w:val="23"/>
          <w:rtl w:val="0"/>
        </w:rPr>
        <w:t xml:space="preserve">LAST.PAYMENT.OLDER.THAN.YEAR = [COMPLAINT.DATE - LAST.PAYMENT.DATE] &gt;= 12 months</w:t>
      </w:r>
    </w:p>
    <w:p w:rsidR="00000000" w:rsidDel="00000000" w:rsidP="00000000" w:rsidRDefault="00000000" w:rsidRPr="00000000" w14:paraId="00000017">
      <w:pPr>
        <w:numPr>
          <w:ilvl w:val="3"/>
          <w:numId w:val="11"/>
        </w:numPr>
        <w:ind w:left="2880" w:hanging="360"/>
        <w:rPr>
          <w:color w:val="223142"/>
          <w:sz w:val="23"/>
          <w:szCs w:val="23"/>
          <w:u w:val="none"/>
        </w:rPr>
      </w:pPr>
      <w:r w:rsidDel="00000000" w:rsidR="00000000" w:rsidRPr="00000000">
        <w:rPr>
          <w:color w:val="223142"/>
          <w:sz w:val="23"/>
          <w:szCs w:val="23"/>
          <w:rtl w:val="0"/>
        </w:rPr>
        <w:t xml:space="preserve">IF LAST.PAYMENT.DATE.AGREE = False</w:t>
      </w:r>
    </w:p>
    <w:p w:rsidR="00000000" w:rsidDel="00000000" w:rsidP="00000000" w:rsidRDefault="00000000" w:rsidRPr="00000000" w14:paraId="00000018">
      <w:pPr>
        <w:numPr>
          <w:ilvl w:val="4"/>
          <w:numId w:val="11"/>
        </w:numPr>
        <w:ind w:left="3600" w:hanging="360"/>
        <w:rPr>
          <w:color w:val="223142"/>
          <w:sz w:val="23"/>
          <w:szCs w:val="23"/>
        </w:rPr>
      </w:pPr>
      <w:r w:rsidDel="00000000" w:rsidR="00000000" w:rsidRPr="00000000">
        <w:rPr>
          <w:color w:val="223142"/>
          <w:sz w:val="23"/>
          <w:szCs w:val="23"/>
          <w:rtl w:val="0"/>
        </w:rPr>
        <w:t xml:space="preserve">You have indicated you disagree with how much time passed between your last payment and [PLAINTIFF] filing a complaint. If the complaint does not give the correct last payment date, your bank records, payment confirmations, or account history may help you estimate when you last paid. Whether the last payment was less than a year before [PLAINTIFF] filed the complaint would be useful enough. </w:t>
      </w:r>
    </w:p>
    <w:p w:rsidR="00000000" w:rsidDel="00000000" w:rsidP="00000000" w:rsidRDefault="00000000" w:rsidRPr="00000000" w14:paraId="00000019">
      <w:pPr>
        <w:numPr>
          <w:ilvl w:val="4"/>
          <w:numId w:val="11"/>
        </w:numPr>
        <w:ind w:left="3600" w:hanging="360"/>
        <w:rPr>
          <w:color w:val="223142"/>
          <w:sz w:val="23"/>
          <w:szCs w:val="23"/>
        </w:rPr>
      </w:pPr>
      <w:r w:rsidDel="00000000" w:rsidR="00000000" w:rsidRPr="00000000">
        <w:rPr>
          <w:color w:val="223142"/>
          <w:sz w:val="23"/>
          <w:szCs w:val="23"/>
          <w:rtl w:val="0"/>
        </w:rPr>
        <w:t xml:space="preserve">Was your last payment less than a year before the complaint was filed? </w:t>
      </w:r>
    </w:p>
    <w:p w:rsidR="00000000" w:rsidDel="00000000" w:rsidP="00000000" w:rsidRDefault="00000000" w:rsidRPr="00000000" w14:paraId="0000001A">
      <w:pPr>
        <w:numPr>
          <w:ilvl w:val="5"/>
          <w:numId w:val="11"/>
        </w:numPr>
        <w:ind w:left="4320" w:hanging="360"/>
        <w:rPr>
          <w:color w:val="223142"/>
          <w:sz w:val="23"/>
          <w:szCs w:val="23"/>
        </w:rPr>
      </w:pPr>
      <w:r w:rsidDel="00000000" w:rsidR="00000000" w:rsidRPr="00000000">
        <w:rPr>
          <w:color w:val="223142"/>
          <w:sz w:val="23"/>
          <w:szCs w:val="23"/>
          <w:rtl w:val="0"/>
        </w:rPr>
        <w:t xml:space="preserve">IF equal/more or uncertain, LAST.PAYMENT.OLDER.THAN.YEAR = True</w:t>
      </w:r>
    </w:p>
    <w:p w:rsidR="00000000" w:rsidDel="00000000" w:rsidP="00000000" w:rsidRDefault="00000000" w:rsidRPr="00000000" w14:paraId="0000001B">
      <w:pPr>
        <w:numPr>
          <w:ilvl w:val="5"/>
          <w:numId w:val="11"/>
        </w:numPr>
        <w:ind w:left="4320" w:hanging="360"/>
        <w:rPr>
          <w:color w:val="223142"/>
          <w:sz w:val="23"/>
          <w:szCs w:val="23"/>
        </w:rPr>
      </w:pPr>
      <w:r w:rsidDel="00000000" w:rsidR="00000000" w:rsidRPr="00000000">
        <w:rPr>
          <w:color w:val="223142"/>
          <w:sz w:val="23"/>
          <w:szCs w:val="23"/>
          <w:rtl w:val="0"/>
        </w:rPr>
        <w:t xml:space="preserve">ELSE LAST.PAYMENT.OLDER.THAN.YEAR = False</w:t>
      </w:r>
    </w:p>
    <w:p w:rsidR="00000000" w:rsidDel="00000000" w:rsidP="00000000" w:rsidRDefault="00000000" w:rsidRPr="00000000" w14:paraId="0000001C">
      <w:pPr>
        <w:numPr>
          <w:ilvl w:val="1"/>
          <w:numId w:val="11"/>
        </w:numPr>
        <w:ind w:left="1440" w:hanging="360"/>
        <w:rPr>
          <w:color w:val="223142"/>
          <w:sz w:val="23"/>
          <w:szCs w:val="23"/>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1D">
      <w:pPr>
        <w:numPr>
          <w:ilvl w:val="2"/>
          <w:numId w:val="11"/>
        </w:numPr>
        <w:ind w:left="2160" w:hanging="360"/>
        <w:rPr>
          <w:color w:val="223142"/>
          <w:sz w:val="23"/>
          <w:szCs w:val="23"/>
        </w:rPr>
      </w:pPr>
      <w:r w:rsidDel="00000000" w:rsidR="00000000" w:rsidRPr="00000000">
        <w:rPr>
          <w:color w:val="223142"/>
          <w:sz w:val="23"/>
          <w:szCs w:val="23"/>
          <w:rtl w:val="0"/>
        </w:rPr>
        <w:t xml:space="preserve">The complaint did not appear to include the last payment date. If the complaint does not give the correct last payment date, your bank records, payment confirmations, or account history may help you estimate when you last paid. Whether the last payment was less than a year before [PLAINTIFF] filed the complaint would be useful enough. </w:t>
      </w:r>
    </w:p>
    <w:p w:rsidR="00000000" w:rsidDel="00000000" w:rsidP="00000000" w:rsidRDefault="00000000" w:rsidRPr="00000000" w14:paraId="0000001E">
      <w:pPr>
        <w:numPr>
          <w:ilvl w:val="2"/>
          <w:numId w:val="11"/>
        </w:numPr>
        <w:ind w:left="2160" w:hanging="360"/>
        <w:rPr>
          <w:color w:val="223142"/>
          <w:sz w:val="23"/>
          <w:szCs w:val="23"/>
        </w:rPr>
      </w:pPr>
      <w:r w:rsidDel="00000000" w:rsidR="00000000" w:rsidRPr="00000000">
        <w:rPr>
          <w:color w:val="223142"/>
          <w:sz w:val="23"/>
          <w:szCs w:val="23"/>
          <w:rtl w:val="0"/>
        </w:rPr>
        <w:t xml:space="preserve">Was your last payment less than a year before the complaint was filed? </w:t>
      </w:r>
    </w:p>
    <w:p w:rsidR="00000000" w:rsidDel="00000000" w:rsidP="00000000" w:rsidRDefault="00000000" w:rsidRPr="00000000" w14:paraId="0000001F">
      <w:pPr>
        <w:numPr>
          <w:ilvl w:val="3"/>
          <w:numId w:val="11"/>
        </w:numPr>
        <w:ind w:left="2880" w:hanging="360"/>
        <w:rPr>
          <w:color w:val="223142"/>
          <w:sz w:val="23"/>
          <w:szCs w:val="23"/>
        </w:rPr>
      </w:pPr>
      <w:r w:rsidDel="00000000" w:rsidR="00000000" w:rsidRPr="00000000">
        <w:rPr>
          <w:color w:val="223142"/>
          <w:sz w:val="23"/>
          <w:szCs w:val="23"/>
          <w:rtl w:val="0"/>
        </w:rPr>
        <w:t xml:space="preserve">IF equal/more or uncertain, LAST.PAYMENT.OLDER.THAN.YEAR = True</w:t>
      </w:r>
    </w:p>
    <w:p w:rsidR="00000000" w:rsidDel="00000000" w:rsidP="00000000" w:rsidRDefault="00000000" w:rsidRPr="00000000" w14:paraId="00000020">
      <w:pPr>
        <w:numPr>
          <w:ilvl w:val="3"/>
          <w:numId w:val="11"/>
        </w:numPr>
        <w:ind w:left="2880" w:hanging="360"/>
        <w:rPr>
          <w:color w:val="223142"/>
          <w:sz w:val="23"/>
          <w:szCs w:val="23"/>
        </w:rPr>
      </w:pPr>
      <w:r w:rsidDel="00000000" w:rsidR="00000000" w:rsidRPr="00000000">
        <w:rPr>
          <w:color w:val="223142"/>
          <w:sz w:val="23"/>
          <w:szCs w:val="23"/>
          <w:rtl w:val="0"/>
        </w:rPr>
        <w:t xml:space="preserve">ELSE LAST.PAYMENT.OLDER.THAN.YEAR = False</w:t>
      </w:r>
    </w:p>
    <w:p w:rsidR="00000000" w:rsidDel="00000000" w:rsidP="00000000" w:rsidRDefault="00000000" w:rsidRPr="00000000" w14:paraId="00000021">
      <w:pPr>
        <w:pStyle w:val="Heading4"/>
        <w:rPr/>
      </w:pPr>
      <w:bookmarkStart w:colFirst="0" w:colLast="0" w:name="_tmchwfh5rcug" w:id="6"/>
      <w:bookmarkEnd w:id="6"/>
      <w:r w:rsidDel="00000000" w:rsidR="00000000" w:rsidRPr="00000000">
        <w:rPr>
          <w:rtl w:val="0"/>
        </w:rPr>
        <w:t xml:space="preserve">Personalized Application</w:t>
      </w:r>
    </w:p>
    <w:p w:rsidR="00000000" w:rsidDel="00000000" w:rsidP="00000000" w:rsidRDefault="00000000" w:rsidRPr="00000000" w14:paraId="00000022">
      <w:pPr>
        <w:ind w:left="0" w:firstLine="0"/>
        <w:rPr>
          <w:color w:val="223142"/>
          <w:sz w:val="23"/>
          <w:szCs w:val="23"/>
        </w:rPr>
      </w:pPr>
      <w:r w:rsidDel="00000000" w:rsidR="00000000" w:rsidRPr="00000000">
        <w:rPr>
          <w:rtl w:val="0"/>
        </w:rPr>
      </w:r>
    </w:p>
    <w:p w:rsidR="00000000" w:rsidDel="00000000" w:rsidP="00000000" w:rsidRDefault="00000000" w:rsidRPr="00000000" w14:paraId="00000023">
      <w:pPr>
        <w:ind w:left="0" w:firstLine="0"/>
        <w:rPr>
          <w:color w:val="223142"/>
          <w:sz w:val="23"/>
          <w:szCs w:val="23"/>
        </w:rPr>
      </w:pPr>
      <w:r w:rsidDel="00000000" w:rsidR="00000000" w:rsidRPr="00000000">
        <w:rPr>
          <w:rtl w:val="0"/>
        </w:rPr>
      </w:r>
    </w:p>
    <w:p w:rsidR="00000000" w:rsidDel="00000000" w:rsidP="00000000" w:rsidRDefault="00000000" w:rsidRPr="00000000" w14:paraId="00000024">
      <w:pPr>
        <w:numPr>
          <w:ilvl w:val="0"/>
          <w:numId w:val="3"/>
        </w:numPr>
        <w:ind w:left="720" w:hanging="360"/>
        <w:rPr>
          <w:color w:val="223142"/>
          <w:sz w:val="23"/>
          <w:szCs w:val="23"/>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25">
      <w:pPr>
        <w:numPr>
          <w:ilvl w:val="1"/>
          <w:numId w:val="3"/>
        </w:numPr>
        <w:ind w:left="1440" w:hanging="360"/>
        <w:rPr>
          <w:color w:val="223142"/>
          <w:sz w:val="23"/>
          <w:szCs w:val="23"/>
        </w:rPr>
      </w:pPr>
      <w:r w:rsidDel="00000000" w:rsidR="00000000" w:rsidRPr="00000000">
        <w:rPr>
          <w:color w:val="223142"/>
          <w:sz w:val="23"/>
          <w:szCs w:val="23"/>
          <w:rtl w:val="0"/>
        </w:rPr>
        <w:t xml:space="preserve">But because debt buyers often don't have records of a last payment to the original creditor, statute of limitations still often works as a defense. Litigants often check off this to preserve it, even if their last payment doesn't fall outside the specific state's rule.</w:t>
      </w:r>
    </w:p>
    <w:p w:rsidR="00000000" w:rsidDel="00000000" w:rsidP="00000000" w:rsidRDefault="00000000" w:rsidRPr="00000000" w14:paraId="00000026">
      <w:pPr>
        <w:numPr>
          <w:ilvl w:val="0"/>
          <w:numId w:val="3"/>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27">
      <w:pPr>
        <w:numPr>
          <w:ilvl w:val="1"/>
          <w:numId w:val="3"/>
        </w:numPr>
        <w:ind w:left="1440" w:hanging="360"/>
        <w:rPr>
          <w:color w:val="223142"/>
          <w:sz w:val="23"/>
          <w:szCs w:val="23"/>
          <w:u w:val="none"/>
        </w:rPr>
      </w:pPr>
      <w:r w:rsidDel="00000000" w:rsidR="00000000" w:rsidRPr="00000000">
        <w:rPr>
          <w:color w:val="223142"/>
          <w:sz w:val="23"/>
          <w:szCs w:val="23"/>
          <w:rtl w:val="0"/>
        </w:rPr>
        <w:t xml:space="preserve">IF LAST.PAYMENT.OLDER.THAN.YEAR = False</w:t>
      </w:r>
    </w:p>
    <w:p w:rsidR="00000000" w:rsidDel="00000000" w:rsidP="00000000" w:rsidRDefault="00000000" w:rsidRPr="00000000" w14:paraId="00000028">
      <w:pPr>
        <w:numPr>
          <w:ilvl w:val="2"/>
          <w:numId w:val="3"/>
        </w:numPr>
        <w:ind w:left="2160" w:hanging="360"/>
        <w:rPr>
          <w:color w:val="223142"/>
          <w:sz w:val="23"/>
          <w:szCs w:val="23"/>
          <w:u w:val="none"/>
        </w:rPr>
      </w:pPr>
      <w:r w:rsidDel="00000000" w:rsidR="00000000" w:rsidRPr="00000000">
        <w:rPr>
          <w:color w:val="223142"/>
          <w:sz w:val="23"/>
          <w:szCs w:val="23"/>
          <w:rtl w:val="0"/>
        </w:rPr>
        <w:t xml:space="preserve">This defense does not apply if you’re certain your last payment to [PLAINTIFF] was less than one year before the complaint was filed.</w:t>
      </w:r>
    </w:p>
    <w:p w:rsidR="00000000" w:rsidDel="00000000" w:rsidP="00000000" w:rsidRDefault="00000000" w:rsidRPr="00000000" w14:paraId="00000029">
      <w:pPr>
        <w:numPr>
          <w:ilvl w:val="1"/>
          <w:numId w:val="3"/>
        </w:numPr>
        <w:ind w:left="1440" w:hanging="360"/>
        <w:rPr>
          <w:color w:val="223142"/>
          <w:sz w:val="23"/>
          <w:szCs w:val="23"/>
          <w:u w:val="none"/>
        </w:rPr>
      </w:pPr>
      <w:r w:rsidDel="00000000" w:rsidR="00000000" w:rsidRPr="00000000">
        <w:rPr>
          <w:color w:val="223142"/>
          <w:sz w:val="23"/>
          <w:szCs w:val="23"/>
          <w:rtl w:val="0"/>
        </w:rPr>
        <w:t xml:space="preserve">ELSE</w:t>
      </w:r>
    </w:p>
    <w:p w:rsidR="00000000" w:rsidDel="00000000" w:rsidP="00000000" w:rsidRDefault="00000000" w:rsidRPr="00000000" w14:paraId="0000002A">
      <w:pPr>
        <w:numPr>
          <w:ilvl w:val="2"/>
          <w:numId w:val="3"/>
        </w:numPr>
        <w:ind w:left="2160" w:hanging="360"/>
        <w:rPr>
          <w:color w:val="223142"/>
          <w:sz w:val="23"/>
          <w:szCs w:val="23"/>
        </w:rPr>
      </w:pPr>
      <w:r w:rsidDel="00000000" w:rsidR="00000000" w:rsidRPr="00000000">
        <w:rPr>
          <w:color w:val="223142"/>
          <w:sz w:val="23"/>
          <w:szCs w:val="23"/>
          <w:rtl w:val="0"/>
        </w:rPr>
        <w:t xml:space="preserve">Original creditors have records on when your last payment to them was. But if litigants think there’s even a small chance that their last payment was a year or more before the complaint was filed, they still often check this off to preserve the defense. You’ve indicated your last payment could be a year or more before the complaint was filed. </w:t>
      </w:r>
    </w:p>
    <w:p w:rsidR="00000000" w:rsidDel="00000000" w:rsidP="00000000" w:rsidRDefault="00000000" w:rsidRPr="00000000" w14:paraId="0000002B">
      <w:pPr>
        <w:rPr>
          <w:color w:val="223142"/>
          <w:sz w:val="23"/>
          <w:szCs w:val="23"/>
        </w:rPr>
      </w:pPr>
      <w:r w:rsidDel="00000000" w:rsidR="00000000" w:rsidRPr="00000000">
        <w:rPr>
          <w:rtl w:val="0"/>
        </w:rPr>
      </w:r>
    </w:p>
    <w:p w:rsidR="00000000" w:rsidDel="00000000" w:rsidP="00000000" w:rsidRDefault="00000000" w:rsidRPr="00000000" w14:paraId="0000002C">
      <w:pPr>
        <w:rPr>
          <w:color w:val="223142"/>
          <w:sz w:val="23"/>
          <w:szCs w:val="23"/>
        </w:rPr>
      </w:pPr>
      <w:r w:rsidDel="00000000" w:rsidR="00000000" w:rsidRPr="00000000">
        <w:rPr>
          <w:rtl w:val="0"/>
        </w:rPr>
      </w:r>
    </w:p>
    <w:p w:rsidR="00000000" w:rsidDel="00000000" w:rsidP="00000000" w:rsidRDefault="00000000" w:rsidRPr="00000000" w14:paraId="0000002D">
      <w:pPr>
        <w:pStyle w:val="Heading3"/>
        <w:rPr>
          <w:b w:val="1"/>
          <w:bCs w:val="1"/>
          <w:color w:val="223142"/>
          <w:sz w:val="23"/>
          <w:szCs w:val="23"/>
        </w:rPr>
      </w:pPr>
      <w:bookmarkStart w:colFirst="0" w:colLast="0" w:name="_tjc7ntkny399" w:id="7"/>
      <w:bookmarkEnd w:id="7"/>
      <w:r w:rsidDel="00000000" w:rsidR="00000000" w:rsidRPr="00000000">
        <w:rPr>
          <w:b w:val="1"/>
          <w:bCs w:val="1"/>
          <w:rtl w:val="0"/>
        </w:rPr>
        <w:t xml:space="preserve">Ambiguity</w:t>
      </w:r>
      <w:r w:rsidDel="00000000" w:rsidR="00000000" w:rsidRPr="00000000">
        <w:rPr>
          <w:rtl w:val="0"/>
        </w:rPr>
      </w:r>
    </w:p>
    <w:p w:rsidR="00000000" w:rsidDel="00000000" w:rsidP="00000000" w:rsidRDefault="00000000" w:rsidRPr="00000000" w14:paraId="0000002E">
      <w:pPr>
        <w:pStyle w:val="Heading4"/>
        <w:rPr/>
      </w:pPr>
      <w:bookmarkStart w:colFirst="0" w:colLast="0" w:name="_ru5pbckn1ojs" w:id="8"/>
      <w:bookmarkEnd w:id="8"/>
      <w:r w:rsidDel="00000000" w:rsidR="00000000" w:rsidRPr="00000000">
        <w:rPr>
          <w:rtl w:val="0"/>
        </w:rPr>
        <w:t xml:space="preserve">General Explanation</w:t>
      </w:r>
    </w:p>
    <w:p w:rsidR="00000000" w:rsidDel="00000000" w:rsidP="00000000" w:rsidRDefault="00000000" w:rsidRPr="00000000" w14:paraId="0000002F">
      <w:pPr>
        <w:rPr>
          <w:color w:val="223142"/>
          <w:sz w:val="23"/>
          <w:szCs w:val="23"/>
        </w:rPr>
      </w:pPr>
      <w:r w:rsidDel="00000000" w:rsidR="00000000" w:rsidRPr="00000000">
        <w:rPr>
          <w:color w:val="223142"/>
          <w:sz w:val="23"/>
          <w:szCs w:val="23"/>
          <w:rtl w:val="0"/>
        </w:rPr>
        <w:t xml:space="preserve">Ambiguity may be applicable if you are at all confused about </w:t>
      </w:r>
      <w:r w:rsidDel="00000000" w:rsidR="00000000" w:rsidRPr="00000000">
        <w:rPr>
          <w:rtl w:val="0"/>
        </w:rPr>
        <w:t xml:space="preserve">the suit, the amount sued for, or what the charges are. </w:t>
      </w:r>
      <w:r w:rsidDel="00000000" w:rsidR="00000000" w:rsidRPr="00000000">
        <w:rPr>
          <w:color w:val="223142"/>
          <w:sz w:val="23"/>
          <w:szCs w:val="23"/>
          <w:rtl w:val="0"/>
        </w:rPr>
        <w:t xml:space="preserve">Many litigants check off ambiguity, since it is a broad defense. </w:t>
      </w:r>
    </w:p>
    <w:p w:rsidR="00000000" w:rsidDel="00000000" w:rsidP="00000000" w:rsidRDefault="00000000" w:rsidRPr="00000000" w14:paraId="00000030">
      <w:pPr>
        <w:rPr>
          <w:color w:val="223142"/>
          <w:sz w:val="23"/>
          <w:szCs w:val="23"/>
        </w:rPr>
      </w:pPr>
      <w:r w:rsidDel="00000000" w:rsidR="00000000" w:rsidRPr="00000000">
        <w:rPr>
          <w:rtl w:val="0"/>
        </w:rPr>
      </w:r>
    </w:p>
    <w:p w:rsidR="00000000" w:rsidDel="00000000" w:rsidP="00000000" w:rsidRDefault="00000000" w:rsidRPr="00000000" w14:paraId="00000031">
      <w:pPr>
        <w:rPr>
          <w:color w:val="223142"/>
          <w:sz w:val="23"/>
          <w:szCs w:val="23"/>
        </w:rPr>
      </w:pP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dxt92f7lnz3d" w:id="9"/>
      <w:bookmarkEnd w:id="9"/>
      <w:r w:rsidDel="00000000" w:rsidR="00000000" w:rsidRPr="00000000">
        <w:rPr>
          <w:b w:val="1"/>
          <w:bCs w:val="1"/>
          <w:rtl w:val="0"/>
        </w:rPr>
        <w:t xml:space="preserve">Standing/privity</w:t>
      </w:r>
    </w:p>
    <w:p w:rsidR="00000000" w:rsidDel="00000000" w:rsidP="00000000" w:rsidRDefault="00000000" w:rsidRPr="00000000" w14:paraId="00000033">
      <w:pPr>
        <w:rPr>
          <w:color w:val="223142"/>
          <w:sz w:val="23"/>
          <w:szCs w:val="23"/>
        </w:rPr>
      </w:pPr>
      <w:r w:rsidDel="00000000" w:rsidR="00000000" w:rsidRPr="00000000">
        <w:rPr>
          <w:rtl w:val="0"/>
        </w:rPr>
      </w:r>
    </w:p>
    <w:p w:rsidR="00000000" w:rsidDel="00000000" w:rsidP="00000000" w:rsidRDefault="00000000" w:rsidRPr="00000000" w14:paraId="00000034">
      <w:pPr>
        <w:pStyle w:val="Heading4"/>
        <w:rPr/>
      </w:pPr>
      <w:bookmarkStart w:colFirst="0" w:colLast="0" w:name="_jm8tnxc54bz" w:id="10"/>
      <w:bookmarkEnd w:id="10"/>
      <w:r w:rsidDel="00000000" w:rsidR="00000000" w:rsidRPr="00000000">
        <w:rPr>
          <w:rtl w:val="0"/>
        </w:rPr>
        <w:t xml:space="preserve">General Explanation</w:t>
      </w:r>
    </w:p>
    <w:p w:rsidR="00000000" w:rsidDel="00000000" w:rsidP="00000000" w:rsidRDefault="00000000" w:rsidRPr="00000000" w14:paraId="00000035">
      <w:pPr>
        <w:rPr/>
      </w:pPr>
      <w:r w:rsidDel="00000000" w:rsidR="00000000" w:rsidRPr="00000000">
        <w:rPr>
          <w:rtl w:val="0"/>
        </w:rPr>
        <w:t xml:space="preserve">To sue for your debt, [PLAINTIFF] must state it actually owns the debt.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pPr>
      <w:bookmarkStart w:colFirst="0" w:colLast="0" w:name="_jff4e9at72ot" w:id="11"/>
      <w:bookmarkEnd w:id="11"/>
      <w:r w:rsidDel="00000000" w:rsidR="00000000" w:rsidRPr="00000000">
        <w:rPr>
          <w:rtl w:val="0"/>
        </w:rPr>
        <w:t xml:space="preserve">Personalized Restatement of Facts</w:t>
      </w:r>
    </w:p>
    <w:p w:rsidR="00000000" w:rsidDel="00000000" w:rsidP="00000000" w:rsidRDefault="00000000" w:rsidRPr="00000000" w14:paraId="00000038">
      <w:pPr>
        <w:numPr>
          <w:ilvl w:val="0"/>
          <w:numId w:val="8"/>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39">
      <w:pPr>
        <w:numPr>
          <w:ilvl w:val="1"/>
          <w:numId w:val="8"/>
        </w:numPr>
        <w:ind w:left="144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3A">
      <w:pPr>
        <w:numPr>
          <w:ilvl w:val="2"/>
          <w:numId w:val="8"/>
        </w:numPr>
        <w:ind w:left="2160" w:hanging="360"/>
        <w:rPr>
          <w:color w:val="223142"/>
          <w:sz w:val="23"/>
          <w:szCs w:val="23"/>
        </w:rPr>
      </w:pPr>
      <w:r w:rsidDel="00000000" w:rsidR="00000000" w:rsidRPr="00000000">
        <w:rPr>
          <w:color w:val="223142"/>
          <w:sz w:val="23"/>
          <w:szCs w:val="23"/>
          <w:rtl w:val="0"/>
        </w:rPr>
        <w:t xml:space="preserve">In the complaint, [PLAINTIFF] stated it is the legal owner of the debt and has the right to bring a case to collect debt.</w:t>
      </w:r>
    </w:p>
    <w:p w:rsidR="00000000" w:rsidDel="00000000" w:rsidP="00000000" w:rsidRDefault="00000000" w:rsidRPr="00000000" w14:paraId="0000003B">
      <w:pPr>
        <w:numPr>
          <w:ilvl w:val="1"/>
          <w:numId w:val="8"/>
        </w:numPr>
        <w:ind w:left="1440" w:hanging="360"/>
        <w:rPr>
          <w:color w:val="223142"/>
          <w:sz w:val="23"/>
          <w:szCs w:val="23"/>
        </w:rPr>
      </w:pPr>
      <w:r w:rsidDel="00000000" w:rsidR="00000000" w:rsidRPr="00000000">
        <w:rPr>
          <w:color w:val="223142"/>
          <w:sz w:val="23"/>
          <w:szCs w:val="23"/>
          <w:rtl w:val="0"/>
        </w:rPr>
        <w:t xml:space="preserve">IF OWNERSHIP = False</w:t>
      </w:r>
    </w:p>
    <w:p w:rsidR="00000000" w:rsidDel="00000000" w:rsidP="00000000" w:rsidRDefault="00000000" w:rsidRPr="00000000" w14:paraId="0000003C">
      <w:pPr>
        <w:numPr>
          <w:ilvl w:val="2"/>
          <w:numId w:val="8"/>
        </w:numPr>
        <w:ind w:left="2160" w:hanging="360"/>
        <w:rPr>
          <w:color w:val="223142"/>
          <w:sz w:val="23"/>
          <w:szCs w:val="23"/>
        </w:rPr>
      </w:pPr>
      <w:r w:rsidDel="00000000" w:rsidR="00000000" w:rsidRPr="00000000">
        <w:rPr>
          <w:color w:val="223142"/>
          <w:sz w:val="23"/>
          <w:szCs w:val="23"/>
          <w:rtl w:val="0"/>
        </w:rPr>
        <w:t xml:space="preserve">In the complaint, [PLAINTIFF] failed to state it is the legal owner of the debt and has the right to bring a case to collect debt.</w:t>
      </w:r>
      <w:r w:rsidDel="00000000" w:rsidR="00000000" w:rsidRPr="00000000">
        <w:rPr>
          <w:rtl w:val="0"/>
        </w:rPr>
      </w:r>
    </w:p>
    <w:p w:rsidR="00000000" w:rsidDel="00000000" w:rsidP="00000000" w:rsidRDefault="00000000" w:rsidRPr="00000000" w14:paraId="0000003D">
      <w:pPr>
        <w:pStyle w:val="Heading4"/>
        <w:rPr/>
      </w:pPr>
      <w:bookmarkStart w:colFirst="0" w:colLast="0" w:name="_xh8gu4v96pcw" w:id="12"/>
      <w:bookmarkEnd w:id="12"/>
      <w:r w:rsidDel="00000000" w:rsidR="00000000" w:rsidRPr="00000000">
        <w:rPr>
          <w:rtl w:val="0"/>
        </w:rPr>
        <w:t xml:space="preserve">Personalized Application</w:t>
      </w:r>
    </w:p>
    <w:p w:rsidR="00000000" w:rsidDel="00000000" w:rsidP="00000000" w:rsidRDefault="00000000" w:rsidRPr="00000000" w14:paraId="0000003E">
      <w:pPr>
        <w:numPr>
          <w:ilvl w:val="0"/>
          <w:numId w:val="8"/>
        </w:numPr>
        <w:ind w:left="720" w:hanging="360"/>
        <w:rPr>
          <w:color w:val="223142"/>
          <w:sz w:val="23"/>
          <w:szCs w:val="23"/>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3F">
      <w:pPr>
        <w:numPr>
          <w:ilvl w:val="1"/>
          <w:numId w:val="8"/>
        </w:numPr>
        <w:ind w:left="1440" w:hanging="360"/>
        <w:rPr>
          <w:color w:val="223142"/>
          <w:sz w:val="23"/>
          <w:szCs w:val="23"/>
        </w:rPr>
      </w:pPr>
      <w:r w:rsidDel="00000000" w:rsidR="00000000" w:rsidRPr="00000000">
        <w:rPr>
          <w:color w:val="223142"/>
          <w:sz w:val="23"/>
          <w:szCs w:val="23"/>
          <w:rtl w:val="0"/>
        </w:rPr>
        <w:t xml:space="preserve">Compared to original creditors like [ORIGINAL.CREDITOR], debt buyers like [PLAINTIFF] have more difficulty producing paperwork that proves they are legal owners of debt. Many litigants sued by debt buyers check this defense to preserve it.</w:t>
      </w:r>
    </w:p>
    <w:p w:rsidR="00000000" w:rsidDel="00000000" w:rsidP="00000000" w:rsidRDefault="00000000" w:rsidRPr="00000000" w14:paraId="00000040">
      <w:pPr>
        <w:numPr>
          <w:ilvl w:val="0"/>
          <w:numId w:val="8"/>
        </w:numPr>
        <w:ind w:left="720" w:hanging="360"/>
        <w:rPr>
          <w:color w:val="223142"/>
          <w:sz w:val="23"/>
          <w:szCs w:val="23"/>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41">
      <w:pPr>
        <w:numPr>
          <w:ilvl w:val="1"/>
          <w:numId w:val="8"/>
        </w:numPr>
        <w:ind w:left="144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42">
      <w:pPr>
        <w:numPr>
          <w:ilvl w:val="2"/>
          <w:numId w:val="8"/>
        </w:numPr>
        <w:ind w:left="2160" w:hanging="360"/>
        <w:rPr>
          <w:color w:val="223142"/>
          <w:sz w:val="23"/>
          <w:szCs w:val="23"/>
        </w:rPr>
      </w:pPr>
      <w:r w:rsidDel="00000000" w:rsidR="00000000" w:rsidRPr="00000000">
        <w:rPr>
          <w:color w:val="223142"/>
          <w:sz w:val="23"/>
          <w:szCs w:val="23"/>
          <w:rtl w:val="0"/>
        </w:rPr>
        <w:t xml:space="preserve">This defense does not apply since [PLAINTIFF] has stated it actually owns the debt.</w:t>
      </w:r>
    </w:p>
    <w:p w:rsidR="00000000" w:rsidDel="00000000" w:rsidP="00000000" w:rsidRDefault="00000000" w:rsidRPr="00000000" w14:paraId="00000043">
      <w:pPr>
        <w:numPr>
          <w:ilvl w:val="1"/>
          <w:numId w:val="8"/>
        </w:numPr>
        <w:ind w:left="1440" w:hanging="360"/>
        <w:rPr>
          <w:color w:val="223142"/>
          <w:sz w:val="23"/>
          <w:szCs w:val="23"/>
        </w:rPr>
      </w:pPr>
      <w:r w:rsidDel="00000000" w:rsidR="00000000" w:rsidRPr="00000000">
        <w:rPr>
          <w:color w:val="223142"/>
          <w:sz w:val="23"/>
          <w:szCs w:val="23"/>
          <w:rtl w:val="0"/>
        </w:rPr>
        <w:t xml:space="preserve">IF OWNERSHIP = False</w:t>
      </w:r>
    </w:p>
    <w:p w:rsidR="00000000" w:rsidDel="00000000" w:rsidP="00000000" w:rsidRDefault="00000000" w:rsidRPr="00000000" w14:paraId="00000044">
      <w:pPr>
        <w:numPr>
          <w:ilvl w:val="2"/>
          <w:numId w:val="8"/>
        </w:numPr>
        <w:ind w:left="2160" w:hanging="360"/>
        <w:rPr>
          <w:color w:val="223142"/>
          <w:sz w:val="23"/>
          <w:szCs w:val="23"/>
        </w:rPr>
      </w:pPr>
      <w:commentRangeStart w:id="0"/>
      <w:r w:rsidDel="00000000" w:rsidR="00000000" w:rsidRPr="00000000">
        <w:rPr>
          <w:color w:val="223142"/>
          <w:sz w:val="23"/>
          <w:szCs w:val="23"/>
          <w:rtl w:val="0"/>
        </w:rPr>
        <w:t xml:space="preserve">This defense may apply since there [PLAINTIFF] does not appear to state it owns your debt. Many litigants in this situation check this defense.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rPr>
          <w:color w:val="223142"/>
          <w:sz w:val="23"/>
          <w:szCs w:val="23"/>
        </w:rPr>
      </w:pPr>
      <w:r w:rsidDel="00000000" w:rsidR="00000000" w:rsidRPr="00000000">
        <w:rPr>
          <w:rtl w:val="0"/>
        </w:rPr>
      </w:r>
    </w:p>
    <w:p w:rsidR="00000000" w:rsidDel="00000000" w:rsidP="00000000" w:rsidRDefault="00000000" w:rsidRPr="00000000" w14:paraId="00000046">
      <w:pPr>
        <w:pStyle w:val="Heading3"/>
        <w:rPr>
          <w:b w:val="1"/>
          <w:bCs w:val="1"/>
        </w:rPr>
      </w:pPr>
      <w:bookmarkStart w:colFirst="0" w:colLast="0" w:name="_dtmua3gyb42j" w:id="13"/>
      <w:bookmarkEnd w:id="13"/>
      <w:r w:rsidDel="00000000" w:rsidR="00000000" w:rsidRPr="00000000">
        <w:rPr>
          <w:b w:val="1"/>
          <w:bCs w:val="1"/>
          <w:rtl w:val="0"/>
        </w:rPr>
        <w:t xml:space="preserve">Failure to State a Cause of Action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pPr>
      <w:bookmarkStart w:colFirst="0" w:colLast="0" w:name="_h1u0yno1ihf8" w:id="14"/>
      <w:bookmarkEnd w:id="14"/>
      <w:r w:rsidDel="00000000" w:rsidR="00000000" w:rsidRPr="00000000">
        <w:rPr>
          <w:rtl w:val="0"/>
        </w:rPr>
        <w:t xml:space="preserve">General Explanation</w:t>
      </w:r>
    </w:p>
    <w:p w:rsidR="00000000" w:rsidDel="00000000" w:rsidP="00000000" w:rsidRDefault="00000000" w:rsidRPr="00000000" w14:paraId="00000049">
      <w:pPr>
        <w:rPr/>
      </w:pPr>
      <w:r w:rsidDel="00000000" w:rsidR="00000000" w:rsidRPr="00000000">
        <w:rPr>
          <w:rtl w:val="0"/>
        </w:rPr>
        <w:t xml:space="preserve">To sue for your debt, [PLAINTIFF] must follow certain requirements by attaching proof to the complaint.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rPr/>
      </w:pPr>
      <w:bookmarkStart w:colFirst="0" w:colLast="0" w:name="_j4kou47kvfkg" w:id="15"/>
      <w:bookmarkEnd w:id="15"/>
      <w:r w:rsidDel="00000000" w:rsidR="00000000" w:rsidRPr="00000000">
        <w:rPr>
          <w:rtl w:val="0"/>
        </w:rPr>
        <w:t xml:space="preserve">Personalized Restatement of Facts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color w:val="223142"/>
          <w:sz w:val="23"/>
          <w:szCs w:val="23"/>
        </w:rPr>
      </w:pPr>
      <w:r w:rsidDel="00000000" w:rsidR="00000000" w:rsidRPr="00000000">
        <w:rPr>
          <w:color w:val="223142"/>
          <w:sz w:val="23"/>
          <w:szCs w:val="23"/>
          <w:rtl w:val="0"/>
        </w:rPr>
        <w:t xml:space="preserve">IF OWNERSHIP = True</w:t>
      </w:r>
    </w:p>
    <w:p w:rsidR="00000000" w:rsidDel="00000000" w:rsidP="00000000" w:rsidRDefault="00000000" w:rsidRPr="00000000" w14:paraId="0000004E">
      <w:pPr>
        <w:numPr>
          <w:ilvl w:val="1"/>
          <w:numId w:val="1"/>
        </w:numPr>
        <w:ind w:left="1440" w:hanging="360"/>
        <w:rPr>
          <w:color w:val="223142"/>
          <w:sz w:val="23"/>
          <w:szCs w:val="23"/>
          <w:u w:val="none"/>
        </w:rPr>
      </w:pPr>
      <w:r w:rsidDel="00000000" w:rsidR="00000000" w:rsidRPr="00000000">
        <w:rPr>
          <w:color w:val="223142"/>
          <w:sz w:val="23"/>
          <w:szCs w:val="23"/>
          <w:rtl w:val="0"/>
        </w:rPr>
        <w:t xml:space="preserve">The complaint states that [PLAINTIFF] owns the debt.</w:t>
      </w:r>
    </w:p>
    <w:p w:rsidR="00000000" w:rsidDel="00000000" w:rsidP="00000000" w:rsidRDefault="00000000" w:rsidRPr="00000000" w14:paraId="0000004F">
      <w:pPr>
        <w:numPr>
          <w:ilvl w:val="0"/>
          <w:numId w:val="1"/>
        </w:numPr>
        <w:ind w:left="720" w:hanging="360"/>
        <w:rPr>
          <w:color w:val="223142"/>
          <w:sz w:val="23"/>
          <w:szCs w:val="23"/>
        </w:rPr>
      </w:pPr>
      <w:r w:rsidDel="00000000" w:rsidR="00000000" w:rsidRPr="00000000">
        <w:rPr>
          <w:color w:val="223142"/>
          <w:sz w:val="23"/>
          <w:szCs w:val="23"/>
          <w:rtl w:val="0"/>
        </w:rPr>
        <w:t xml:space="preserve">FOR field in {STATEMENT, OWNERSHIP, OWNERSHIP.PROOF, OPEN.DATE, LAST.PAYMENT.DATE}</w:t>
      </w:r>
    </w:p>
    <w:p w:rsidR="00000000" w:rsidDel="00000000" w:rsidP="00000000" w:rsidRDefault="00000000" w:rsidRPr="00000000" w14:paraId="00000050">
      <w:pPr>
        <w:numPr>
          <w:ilvl w:val="1"/>
          <w:numId w:val="1"/>
        </w:numPr>
        <w:ind w:left="1440" w:hanging="360"/>
        <w:rPr>
          <w:color w:val="223142"/>
          <w:sz w:val="23"/>
          <w:szCs w:val="23"/>
        </w:rPr>
      </w:pPr>
      <w:r w:rsidDel="00000000" w:rsidR="00000000" w:rsidRPr="00000000">
        <w:rPr>
          <w:color w:val="223142"/>
          <w:sz w:val="23"/>
          <w:szCs w:val="23"/>
          <w:rtl w:val="0"/>
        </w:rPr>
        <w:t xml:space="preserve">IF field != NA</w:t>
      </w:r>
      <w:ins w:author="Frances Hung" w:id="0" w:date="2026-10-12T01:30:17Z">
        <w:r w:rsidDel="00000000" w:rsidR="00000000" w:rsidRPr="00000000">
          <w:rPr>
            <w:color w:val="223142"/>
            <w:sz w:val="23"/>
            <w:szCs w:val="23"/>
            <w:rtl w:val="0"/>
          </w:rPr>
          <w:t xml:space="preserve"> (if non-boolean) OR field == True (if boolean)</w:t>
        </w:r>
      </w:ins>
      <w:r w:rsidDel="00000000" w:rsidR="00000000" w:rsidRPr="00000000">
        <w:rPr>
          <w:rtl w:val="0"/>
        </w:rPr>
      </w:r>
    </w:p>
    <w:p w:rsidR="00000000" w:rsidDel="00000000" w:rsidP="00000000" w:rsidRDefault="00000000" w:rsidRPr="00000000" w14:paraId="00000051">
      <w:pPr>
        <w:numPr>
          <w:ilvl w:val="2"/>
          <w:numId w:val="1"/>
        </w:numPr>
        <w:ind w:left="2160" w:hanging="360"/>
        <w:rPr>
          <w:color w:val="223142"/>
          <w:sz w:val="23"/>
          <w:szCs w:val="23"/>
        </w:rPr>
      </w:pPr>
      <w:r w:rsidDel="00000000" w:rsidR="00000000" w:rsidRPr="00000000">
        <w:rPr>
          <w:color w:val="223142"/>
          <w:sz w:val="23"/>
          <w:szCs w:val="23"/>
          <w:rtl w:val="0"/>
        </w:rPr>
        <w:t xml:space="preserve">The complaint includes [field].</w:t>
      </w:r>
    </w:p>
    <w:p w:rsidR="00000000" w:rsidDel="00000000" w:rsidP="00000000" w:rsidRDefault="00000000" w:rsidRPr="00000000" w14:paraId="00000052">
      <w:pPr>
        <w:pStyle w:val="Heading4"/>
        <w:rPr/>
      </w:pPr>
      <w:bookmarkStart w:colFirst="0" w:colLast="0" w:name="_7v8lp8xbptxm" w:id="16"/>
      <w:bookmarkEnd w:id="16"/>
      <w:r w:rsidDel="00000000" w:rsidR="00000000" w:rsidRPr="00000000">
        <w:rPr>
          <w:rtl w:val="0"/>
        </w:rPr>
        <w:t xml:space="preserve">Personalized Application</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IF PLAINTIFF.TYPE = Debt Buyer</w:t>
      </w:r>
    </w:p>
    <w:p w:rsidR="00000000" w:rsidDel="00000000" w:rsidP="00000000" w:rsidRDefault="00000000" w:rsidRPr="00000000" w14:paraId="00000055">
      <w:pPr>
        <w:numPr>
          <w:ilvl w:val="1"/>
          <w:numId w:val="4"/>
        </w:numPr>
        <w:ind w:left="1440" w:hanging="360"/>
      </w:pPr>
      <w:commentRangeStart w:id="1"/>
      <w:r w:rsidDel="00000000" w:rsidR="00000000" w:rsidRPr="00000000">
        <w:rPr>
          <w:rtl w:val="0"/>
        </w:rPr>
        <w:t xml:space="preserve">Debt buyers must attach their debt transfer contract with [ORIGINAL.CREDITOR] or another company, or provide a final account statement with a charge-off date from [ORIGINAL.CREDITOR].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IF STATEMENT = False AND OWNERSHIP.PROOF = False</w:t>
      </w:r>
    </w:p>
    <w:p w:rsidR="00000000" w:rsidDel="00000000" w:rsidP="00000000" w:rsidRDefault="00000000" w:rsidRPr="00000000" w14:paraId="00000057">
      <w:pPr>
        <w:numPr>
          <w:ilvl w:val="2"/>
          <w:numId w:val="4"/>
        </w:numPr>
        <w:ind w:left="2160" w:hanging="360"/>
        <w:rPr>
          <w:u w:val="none"/>
        </w:rPr>
      </w:pPr>
      <w:r w:rsidDel="00000000" w:rsidR="00000000" w:rsidRPr="00000000">
        <w:rPr>
          <w:rtl w:val="0"/>
        </w:rPr>
        <w:t xml:space="preserve">This defense may apply since [PLAINTIFF] did not appear to attach either of the documents. Many litigants in this situation check this defense.</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IF STATEMENT = True OR OWNERSHIP.PROOF = True</w:t>
      </w:r>
    </w:p>
    <w:p w:rsidR="00000000" w:rsidDel="00000000" w:rsidP="00000000" w:rsidRDefault="00000000" w:rsidRPr="00000000" w14:paraId="00000059">
      <w:pPr>
        <w:numPr>
          <w:ilvl w:val="2"/>
          <w:numId w:val="4"/>
        </w:numPr>
        <w:ind w:left="2160" w:hanging="360"/>
      </w:pPr>
      <w:r w:rsidDel="00000000" w:rsidR="00000000" w:rsidRPr="00000000">
        <w:rPr>
          <w:rtl w:val="0"/>
        </w:rPr>
        <w:t xml:space="preserve">IF SUIT.TYPE = Breach of Contract</w:t>
      </w:r>
      <w:ins w:author="Frances Hung" w:id="1" w:date="2026-10-12T01:24:59Z">
        <w:r w:rsidDel="00000000" w:rsidR="00000000" w:rsidRPr="00000000">
          <w:rPr>
            <w:rtl w:val="0"/>
          </w:rPr>
          <w:t xml:space="preserve"> OR Both</w:t>
        </w:r>
      </w:ins>
      <w:r w:rsidDel="00000000" w:rsidR="00000000" w:rsidRPr="00000000">
        <w:rPr>
          <w:rtl w:val="0"/>
        </w:rPr>
      </w:r>
    </w:p>
    <w:p w:rsidR="00000000" w:rsidDel="00000000" w:rsidP="00000000" w:rsidRDefault="00000000" w:rsidRPr="00000000" w14:paraId="0000005A">
      <w:pPr>
        <w:numPr>
          <w:ilvl w:val="3"/>
          <w:numId w:val="4"/>
        </w:numPr>
        <w:ind w:left="2880" w:hanging="360"/>
      </w:pPr>
      <w:r w:rsidDel="00000000" w:rsidR="00000000" w:rsidRPr="00000000">
        <w:rPr>
          <w:rtl w:val="0"/>
        </w:rPr>
        <w:t xml:space="preserve">IF OPEN.DATE = NA or LAST.PAYMENT.DATE = NA</w:t>
      </w:r>
    </w:p>
    <w:p w:rsidR="00000000" w:rsidDel="00000000" w:rsidP="00000000" w:rsidRDefault="00000000" w:rsidRPr="00000000" w14:paraId="0000005B">
      <w:pPr>
        <w:numPr>
          <w:ilvl w:val="4"/>
          <w:numId w:val="4"/>
        </w:numPr>
        <w:ind w:left="3600" w:hanging="360"/>
      </w:pPr>
      <w:r w:rsidDel="00000000" w:rsidR="00000000" w:rsidRPr="00000000">
        <w:rPr>
          <w:rtl w:val="0"/>
        </w:rPr>
        <w:t xml:space="preserve">This defense may apply since [PLAINTIFF] did not provide the opening date of the account with [ORIGINAL.CREDITOR] or the last payment date. Many litigants in this situation check this defense.</w:t>
      </w:r>
    </w:p>
    <w:p w:rsidR="00000000" w:rsidDel="00000000" w:rsidP="00000000" w:rsidRDefault="00000000" w:rsidRPr="00000000" w14:paraId="0000005C">
      <w:pPr>
        <w:numPr>
          <w:ilvl w:val="3"/>
          <w:numId w:val="4"/>
        </w:numPr>
        <w:ind w:left="2880" w:hanging="360"/>
        <w:rPr>
          <w:u w:val="none"/>
        </w:rPr>
      </w:pPr>
      <w:r w:rsidDel="00000000" w:rsidR="00000000" w:rsidRPr="00000000">
        <w:rPr>
          <w:rtl w:val="0"/>
        </w:rPr>
        <w:t xml:space="preserve">ELSE</w:t>
      </w:r>
    </w:p>
    <w:p w:rsidR="00000000" w:rsidDel="00000000" w:rsidP="00000000" w:rsidRDefault="00000000" w:rsidRPr="00000000" w14:paraId="0000005D">
      <w:pPr>
        <w:numPr>
          <w:ilvl w:val="4"/>
          <w:numId w:val="4"/>
        </w:numPr>
        <w:ind w:left="3600" w:hanging="360"/>
      </w:pPr>
      <w:r w:rsidDel="00000000" w:rsidR="00000000" w:rsidRPr="00000000">
        <w:rPr>
          <w:rtl w:val="0"/>
        </w:rPr>
        <w:t xml:space="preserve">This defense may not apply since [PLAINTIFF] provided the required proof that they own the debt.</w:t>
      </w:r>
    </w:p>
    <w:p w:rsidR="00000000" w:rsidDel="00000000" w:rsidP="00000000" w:rsidRDefault="00000000" w:rsidRPr="00000000" w14:paraId="0000005E">
      <w:pPr>
        <w:numPr>
          <w:ilvl w:val="2"/>
          <w:numId w:val="4"/>
        </w:numPr>
        <w:ind w:left="2160" w:hanging="360"/>
      </w:pPr>
      <w:r w:rsidDel="00000000" w:rsidR="00000000" w:rsidRPr="00000000">
        <w:rPr>
          <w:rtl w:val="0"/>
        </w:rPr>
        <w:t xml:space="preserve">ELSE</w:t>
      </w:r>
    </w:p>
    <w:p w:rsidR="00000000" w:rsidDel="00000000" w:rsidP="00000000" w:rsidRDefault="00000000" w:rsidRPr="00000000" w14:paraId="0000005F">
      <w:pPr>
        <w:numPr>
          <w:ilvl w:val="3"/>
          <w:numId w:val="4"/>
        </w:numPr>
        <w:ind w:left="2880" w:hanging="360"/>
      </w:pPr>
      <w:r w:rsidDel="00000000" w:rsidR="00000000" w:rsidRPr="00000000">
        <w:rPr>
          <w:rtl w:val="0"/>
        </w:rPr>
        <w:t xml:space="preserve">This defense may not apply since [PLAINTIFF] provided the required proof that they own the debt.</w:t>
      </w:r>
    </w:p>
    <w:p w:rsidR="00000000" w:rsidDel="00000000" w:rsidP="00000000" w:rsidRDefault="00000000" w:rsidRPr="00000000" w14:paraId="00000060">
      <w:pPr>
        <w:ind w:left="2160" w:firstLine="0"/>
        <w:rPr/>
      </w:pPr>
      <w:r w:rsidDel="00000000" w:rsidR="00000000" w:rsidRPr="00000000">
        <w:rPr>
          <w:rtl w:val="0"/>
        </w:rPr>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IF PLAINTIFF.TYPE = Original Creditor</w:t>
      </w:r>
    </w:p>
    <w:p w:rsidR="00000000" w:rsidDel="00000000" w:rsidP="00000000" w:rsidRDefault="00000000" w:rsidRPr="00000000" w14:paraId="00000062">
      <w:pPr>
        <w:numPr>
          <w:ilvl w:val="1"/>
          <w:numId w:val="4"/>
        </w:numPr>
        <w:ind w:left="1440" w:hanging="360"/>
        <w:rPr>
          <w:color w:val="223142"/>
          <w:sz w:val="23"/>
          <w:szCs w:val="23"/>
        </w:rPr>
      </w:pPr>
      <w:r w:rsidDel="00000000" w:rsidR="00000000" w:rsidRPr="00000000">
        <w:rPr>
          <w:color w:val="223142"/>
          <w:sz w:val="23"/>
          <w:szCs w:val="23"/>
          <w:rtl w:val="0"/>
        </w:rPr>
        <w:t xml:space="preserve">FOR field in {OWNERSHIP.PROOF, OPEN.DATE, LAST.PAYMENT.DATE}</w:t>
      </w:r>
    </w:p>
    <w:p w:rsidR="00000000" w:rsidDel="00000000" w:rsidP="00000000" w:rsidRDefault="00000000" w:rsidRPr="00000000" w14:paraId="00000063">
      <w:pPr>
        <w:numPr>
          <w:ilvl w:val="2"/>
          <w:numId w:val="4"/>
        </w:numPr>
        <w:ind w:left="2160" w:hanging="360"/>
        <w:rPr>
          <w:color w:val="223142"/>
          <w:sz w:val="23"/>
          <w:szCs w:val="23"/>
        </w:rPr>
      </w:pPr>
      <w:r w:rsidDel="00000000" w:rsidR="00000000" w:rsidRPr="00000000">
        <w:rPr>
          <w:color w:val="223142"/>
          <w:sz w:val="23"/>
          <w:szCs w:val="23"/>
          <w:rtl w:val="0"/>
        </w:rPr>
        <w:t xml:space="preserve">IF field = False (if boolean) or NA (if not boolean), add to MISSING.FIELD.LIST</w:t>
      </w:r>
    </w:p>
    <w:p w:rsidR="00000000" w:rsidDel="00000000" w:rsidP="00000000" w:rsidRDefault="00000000" w:rsidRPr="00000000" w14:paraId="00000064">
      <w:pPr>
        <w:numPr>
          <w:ilvl w:val="1"/>
          <w:numId w:val="4"/>
        </w:numPr>
        <w:ind w:left="1440" w:hanging="360"/>
        <w:rPr>
          <w:color w:val="223142"/>
          <w:sz w:val="23"/>
          <w:szCs w:val="23"/>
        </w:rPr>
      </w:pPr>
      <w:r w:rsidDel="00000000" w:rsidR="00000000" w:rsidRPr="00000000">
        <w:rPr>
          <w:color w:val="223142"/>
          <w:sz w:val="23"/>
          <w:szCs w:val="23"/>
          <w:rtl w:val="0"/>
        </w:rPr>
        <w:t xml:space="preserve">IF MISSING.FIELD.LIST is not empty</w:t>
      </w:r>
    </w:p>
    <w:p w:rsidR="00000000" w:rsidDel="00000000" w:rsidP="00000000" w:rsidRDefault="00000000" w:rsidRPr="00000000" w14:paraId="00000065">
      <w:pPr>
        <w:numPr>
          <w:ilvl w:val="2"/>
          <w:numId w:val="4"/>
        </w:numPr>
        <w:ind w:left="2160" w:hanging="360"/>
        <w:rPr>
          <w:color w:val="223142"/>
          <w:sz w:val="23"/>
          <w:szCs w:val="23"/>
        </w:rPr>
      </w:pPr>
      <w:r w:rsidDel="00000000" w:rsidR="00000000" w:rsidRPr="00000000">
        <w:rPr>
          <w:color w:val="223142"/>
          <w:sz w:val="23"/>
          <w:szCs w:val="23"/>
          <w:rtl w:val="0"/>
        </w:rPr>
        <w:t xml:space="preserve">Since the complaint does not include MISSING.FIELD.LIST, this defense may apply. Many litigants in this situation check this defense.</w:t>
      </w:r>
    </w:p>
    <w:p w:rsidR="00000000" w:rsidDel="00000000" w:rsidP="00000000" w:rsidRDefault="00000000" w:rsidRPr="00000000" w14:paraId="00000066">
      <w:pPr>
        <w:numPr>
          <w:ilvl w:val="1"/>
          <w:numId w:val="4"/>
        </w:numPr>
        <w:ind w:left="1440" w:hanging="360"/>
        <w:rPr>
          <w:color w:val="223142"/>
          <w:sz w:val="23"/>
          <w:szCs w:val="23"/>
          <w:u w:val="none"/>
        </w:rPr>
      </w:pPr>
      <w:r w:rsidDel="00000000" w:rsidR="00000000" w:rsidRPr="00000000">
        <w:rPr>
          <w:color w:val="223142"/>
          <w:sz w:val="23"/>
          <w:szCs w:val="23"/>
          <w:rtl w:val="0"/>
        </w:rPr>
        <w:t xml:space="preserve">ELSE</w:t>
      </w:r>
    </w:p>
    <w:p w:rsidR="00000000" w:rsidDel="00000000" w:rsidP="00000000" w:rsidRDefault="00000000" w:rsidRPr="00000000" w14:paraId="00000067">
      <w:pPr>
        <w:numPr>
          <w:ilvl w:val="2"/>
          <w:numId w:val="4"/>
        </w:numPr>
        <w:ind w:left="2160" w:hanging="360"/>
        <w:rPr>
          <w:color w:val="223142"/>
          <w:sz w:val="23"/>
          <w:szCs w:val="23"/>
        </w:rPr>
      </w:pPr>
      <w:r w:rsidDel="00000000" w:rsidR="00000000" w:rsidRPr="00000000">
        <w:rPr>
          <w:rtl w:val="0"/>
        </w:rPr>
        <w:t xml:space="preserve">This defense may not apply since [PLAINTIFF] provided the required proof that they own the debt.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20ckhp67s2xt" w:id="17"/>
      <w:bookmarkEnd w:id="17"/>
      <w:r w:rsidDel="00000000" w:rsidR="00000000" w:rsidRPr="00000000">
        <w:rPr>
          <w:b w:val="1"/>
          <w:bCs w:val="1"/>
          <w:rtl w:val="0"/>
        </w:rPr>
        <w:t xml:space="preserve">Mistake</w:t>
      </w:r>
      <w:r w:rsidDel="00000000" w:rsidR="00000000" w:rsidRPr="00000000">
        <w:rPr>
          <w:rtl w:val="0"/>
        </w:rPr>
      </w:r>
    </w:p>
    <w:p w:rsidR="00000000" w:rsidDel="00000000" w:rsidP="00000000" w:rsidRDefault="00000000" w:rsidRPr="00000000" w14:paraId="0000006B">
      <w:pPr>
        <w:pStyle w:val="Heading4"/>
        <w:rPr/>
      </w:pPr>
      <w:bookmarkStart w:colFirst="0" w:colLast="0" w:name="_ev7fmo1ub69n" w:id="18"/>
      <w:bookmarkEnd w:id="18"/>
      <w:r w:rsidDel="00000000" w:rsidR="00000000" w:rsidRPr="00000000">
        <w:rPr>
          <w:rtl w:val="0"/>
        </w:rPr>
        <w:t xml:space="preserve">General Explanation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Mistake may be applicable if there was any error made in the whole process. This includes incorrect late fees, more money sued for than owed, or anything that makes you confused about the amount sued. Many litigants check off mistake, since it is a broad defense.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9q90fbeapdt6" w:id="19"/>
      <w:bookmarkEnd w:id="19"/>
      <w:r w:rsidDel="00000000" w:rsidR="00000000" w:rsidRPr="00000000">
        <w:rPr>
          <w:rtl w:val="0"/>
        </w:rPr>
        <w:t xml:space="preserve">Identity Theft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rPr/>
      </w:pPr>
      <w:bookmarkStart w:colFirst="0" w:colLast="0" w:name="_clduzwxjwcrq" w:id="20"/>
      <w:bookmarkEnd w:id="20"/>
      <w:r w:rsidDel="00000000" w:rsidR="00000000" w:rsidRPr="00000000">
        <w:rPr>
          <w:rtl w:val="0"/>
        </w:rPr>
        <w:t xml:space="preserve">General Explanation</w:t>
      </w:r>
    </w:p>
    <w:p w:rsidR="00000000" w:rsidDel="00000000" w:rsidP="00000000" w:rsidRDefault="00000000" w:rsidRPr="00000000" w14:paraId="00000072">
      <w:pPr>
        <w:rPr/>
      </w:pPr>
      <w:r w:rsidDel="00000000" w:rsidR="00000000" w:rsidRPr="00000000">
        <w:rPr>
          <w:rtl w:val="0"/>
        </w:rPr>
        <w:t xml:space="preserve">Identity theft happens when someone uses your name or personal information without your permission to open an account or create debt. This defense may apply if [PLAINTIFF] is trying to collect debt created by that person. For example, someone may have used your information to open a credit card that you never applied for. Not recognizing an account does not, by itself, mean your identity was stolen.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rPr/>
      </w:pPr>
      <w:bookmarkStart w:colFirst="0" w:colLast="0" w:name="_hj6yc9wgdbcn" w:id="21"/>
      <w:bookmarkEnd w:id="21"/>
      <w:r w:rsidDel="00000000" w:rsidR="00000000" w:rsidRPr="00000000">
        <w:rPr>
          <w:rtl w:val="0"/>
        </w:rPr>
        <w:t xml:space="preserve">Personalized Restatement of Facts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IF RECOGNIZE = True</w:t>
      </w:r>
    </w:p>
    <w:p w:rsidR="00000000" w:rsidDel="00000000" w:rsidP="00000000" w:rsidRDefault="00000000" w:rsidRPr="00000000" w14:paraId="00000077">
      <w:pPr>
        <w:numPr>
          <w:ilvl w:val="1"/>
          <w:numId w:val="6"/>
        </w:numPr>
        <w:ind w:left="1440" w:hanging="360"/>
        <w:rPr>
          <w:u w:val="none"/>
        </w:rPr>
      </w:pPr>
      <w:r w:rsidDel="00000000" w:rsidR="00000000" w:rsidRPr="00000000">
        <w:rPr>
          <w:rtl w:val="0"/>
        </w:rPr>
        <w:t xml:space="preserve">You’ve indicated that you recognize the account being sued for.</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IF RECOGNIZE = False</w:t>
      </w:r>
    </w:p>
    <w:p w:rsidR="00000000" w:rsidDel="00000000" w:rsidP="00000000" w:rsidRDefault="00000000" w:rsidRPr="00000000" w14:paraId="00000079">
      <w:pPr>
        <w:numPr>
          <w:ilvl w:val="1"/>
          <w:numId w:val="6"/>
        </w:numPr>
        <w:ind w:left="1440" w:hanging="360"/>
        <w:rPr>
          <w:u w:val="none"/>
        </w:rPr>
      </w:pPr>
      <w:r w:rsidDel="00000000" w:rsidR="00000000" w:rsidRPr="00000000">
        <w:rPr>
          <w:rtl w:val="0"/>
        </w:rPr>
        <w:t xml:space="preserve">You’ve indicated that you do not recognize the account being sued for.</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IF RECOGNIZE = Not sure</w:t>
      </w:r>
    </w:p>
    <w:p w:rsidR="00000000" w:rsidDel="00000000" w:rsidP="00000000" w:rsidRDefault="00000000" w:rsidRPr="00000000" w14:paraId="0000007B">
      <w:pPr>
        <w:numPr>
          <w:ilvl w:val="1"/>
          <w:numId w:val="6"/>
        </w:numPr>
        <w:ind w:left="1440" w:hanging="360"/>
      </w:pPr>
      <w:r w:rsidDel="00000000" w:rsidR="00000000" w:rsidRPr="00000000">
        <w:rPr>
          <w:rtl w:val="0"/>
        </w:rPr>
        <w:t xml:space="preserve">You’ve indicated that you’re not sure whether you recognize the account being sued for.</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pStyle w:val="Heading4"/>
        <w:rPr/>
      </w:pPr>
      <w:bookmarkStart w:colFirst="0" w:colLast="0" w:name="_1kxwrt70j7oi" w:id="22"/>
      <w:bookmarkEnd w:id="22"/>
      <w:r w:rsidDel="00000000" w:rsidR="00000000" w:rsidRPr="00000000">
        <w:rPr>
          <w:rtl w:val="0"/>
        </w:rPr>
        <w:t xml:space="preserve">Personalized Application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9"/>
        </w:numPr>
        <w:ind w:left="720" w:hanging="360"/>
        <w:rPr>
          <w:u w:val="none"/>
        </w:rPr>
      </w:pPr>
      <w:r w:rsidDel="00000000" w:rsidR="00000000" w:rsidRPr="00000000">
        <w:rPr>
          <w:rtl w:val="0"/>
        </w:rPr>
        <w:t xml:space="preserve">IF RECOGNIZE = True</w:t>
      </w:r>
    </w:p>
    <w:p w:rsidR="00000000" w:rsidDel="00000000" w:rsidP="00000000" w:rsidRDefault="00000000" w:rsidRPr="00000000" w14:paraId="00000080">
      <w:pPr>
        <w:numPr>
          <w:ilvl w:val="1"/>
          <w:numId w:val="9"/>
        </w:numPr>
        <w:ind w:left="1440" w:hanging="360"/>
        <w:rPr>
          <w:u w:val="none"/>
        </w:rPr>
      </w:pPr>
      <w:r w:rsidDel="00000000" w:rsidR="00000000" w:rsidRPr="00000000">
        <w:rPr>
          <w:rtl w:val="0"/>
        </w:rPr>
        <w:t xml:space="preserve">This defense does not apply if you recognize the account sued for as yours. </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IF RECOGNIZE = False</w:t>
      </w:r>
    </w:p>
    <w:p w:rsidR="00000000" w:rsidDel="00000000" w:rsidP="00000000" w:rsidRDefault="00000000" w:rsidRPr="00000000" w14:paraId="00000082">
      <w:pPr>
        <w:numPr>
          <w:ilvl w:val="1"/>
          <w:numId w:val="9"/>
        </w:numPr>
        <w:ind w:left="1440" w:hanging="360"/>
        <w:rPr>
          <w:u w:val="none"/>
        </w:rPr>
      </w:pPr>
      <w:r w:rsidDel="00000000" w:rsidR="00000000" w:rsidRPr="00000000">
        <w:rPr>
          <w:rtl w:val="0"/>
        </w:rPr>
        <w:t xml:space="preserve">Do you think someone stole your identity to create this debt? [ID.THEFT]</w:t>
      </w:r>
    </w:p>
    <w:p w:rsidR="00000000" w:rsidDel="00000000" w:rsidP="00000000" w:rsidRDefault="00000000" w:rsidRPr="00000000" w14:paraId="00000083">
      <w:pPr>
        <w:numPr>
          <w:ilvl w:val="2"/>
          <w:numId w:val="9"/>
        </w:numPr>
        <w:ind w:left="2160" w:hanging="360"/>
        <w:rPr>
          <w:u w:val="none"/>
        </w:rPr>
      </w:pPr>
      <w:r w:rsidDel="00000000" w:rsidR="00000000" w:rsidRPr="00000000">
        <w:rPr>
          <w:rtl w:val="0"/>
        </w:rPr>
        <w:t xml:space="preserve">IF ID.THEFT = True</w:t>
      </w:r>
    </w:p>
    <w:p w:rsidR="00000000" w:rsidDel="00000000" w:rsidP="00000000" w:rsidRDefault="00000000" w:rsidRPr="00000000" w14:paraId="00000084">
      <w:pPr>
        <w:numPr>
          <w:ilvl w:val="3"/>
          <w:numId w:val="9"/>
        </w:numPr>
        <w:ind w:left="2880" w:hanging="360"/>
        <w:rPr>
          <w:u w:val="none"/>
        </w:rPr>
      </w:pPr>
      <w:r w:rsidDel="00000000" w:rsidR="00000000" w:rsidRPr="00000000">
        <w:rPr>
          <w:rtl w:val="0"/>
        </w:rPr>
        <w:t xml:space="preserve">You’ve indicated that you think someone stole your identity to create this debt. This is a serious matter which may require reporting to the FTC. Please raise your hand and notify clinic staff, who can help you file a report.</w:t>
      </w:r>
    </w:p>
    <w:p w:rsidR="00000000" w:rsidDel="00000000" w:rsidP="00000000" w:rsidRDefault="00000000" w:rsidRPr="00000000" w14:paraId="00000085">
      <w:pPr>
        <w:numPr>
          <w:ilvl w:val="2"/>
          <w:numId w:val="9"/>
        </w:numPr>
        <w:ind w:left="2160" w:hanging="360"/>
        <w:rPr>
          <w:u w:val="none"/>
        </w:rPr>
      </w:pPr>
      <w:r w:rsidDel="00000000" w:rsidR="00000000" w:rsidRPr="00000000">
        <w:rPr>
          <w:rtl w:val="0"/>
        </w:rPr>
        <w:t xml:space="preserve">IF ID.THEFT = False</w:t>
      </w:r>
    </w:p>
    <w:p w:rsidR="00000000" w:rsidDel="00000000" w:rsidP="00000000" w:rsidRDefault="00000000" w:rsidRPr="00000000" w14:paraId="00000086">
      <w:pPr>
        <w:numPr>
          <w:ilvl w:val="3"/>
          <w:numId w:val="9"/>
        </w:numPr>
        <w:ind w:left="2880" w:hanging="360"/>
        <w:rPr>
          <w:ins w:author="Frances Hung" w:id="2" w:date="2026-10-12T03:54:44Z"/>
          <w:u w:val="none"/>
        </w:rPr>
      </w:pPr>
      <w:r w:rsidDel="00000000" w:rsidR="00000000" w:rsidRPr="00000000">
        <w:rPr>
          <w:rtl w:val="0"/>
        </w:rPr>
        <w:t xml:space="preserve">You’ve indicated that you don’t think someone stole your identity to create this debt. This defense does not apply.</w:t>
      </w:r>
      <w:ins w:author="Frances Hung" w:id="2" w:date="2026-10-12T03:54:44Z">
        <w:r w:rsidDel="00000000" w:rsidR="00000000" w:rsidRPr="00000000">
          <w:rPr>
            <w:rtl w:val="0"/>
          </w:rPr>
        </w:r>
      </w:ins>
    </w:p>
    <w:p w:rsidR="00000000" w:rsidDel="00000000" w:rsidP="00000000" w:rsidRDefault="00000000" w:rsidRPr="00000000" w14:paraId="00000087">
      <w:pPr>
        <w:numPr>
          <w:ilvl w:val="2"/>
          <w:numId w:val="9"/>
        </w:numPr>
        <w:ind w:left="2160" w:hanging="360"/>
        <w:rPr>
          <w:u w:val="none"/>
        </w:rPr>
      </w:pPr>
      <w:r w:rsidDel="00000000" w:rsidR="00000000" w:rsidRPr="00000000">
        <w:rPr>
          <w:rtl w:val="0"/>
        </w:rPr>
        <w:t xml:space="preserve">IF ID.THEFT = Not sure</w:t>
      </w:r>
    </w:p>
    <w:p w:rsidR="00000000" w:rsidDel="00000000" w:rsidP="00000000" w:rsidRDefault="00000000" w:rsidRPr="00000000" w14:paraId="00000088">
      <w:pPr>
        <w:numPr>
          <w:ilvl w:val="3"/>
          <w:numId w:val="9"/>
        </w:numPr>
        <w:ind w:left="2880" w:hanging="360"/>
        <w:rPr>
          <w:u w:val="none"/>
        </w:rPr>
      </w:pPr>
      <w:r w:rsidDel="00000000" w:rsidR="00000000" w:rsidRPr="00000000">
        <w:rPr>
          <w:rtl w:val="0"/>
        </w:rPr>
        <w:t xml:space="preserve">You’ve indicated that you’re not sure whether someone stole your identity to create this debt. Do you have further questions on how to determine whether this account exists because of ID theft?</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IF RECOGNIZE = Not sure</w:t>
      </w:r>
    </w:p>
    <w:p w:rsidR="00000000" w:rsidDel="00000000" w:rsidP="00000000" w:rsidRDefault="00000000" w:rsidRPr="00000000" w14:paraId="0000008A">
      <w:pPr>
        <w:numPr>
          <w:ilvl w:val="1"/>
          <w:numId w:val="9"/>
        </w:numPr>
        <w:ind w:left="1440" w:hanging="360"/>
        <w:pPrChange w:author="Frances Hung" w:id="0" w:date="2026-10-12T03:54:44Z">
          <w:pPr>
            <w:numPr>
              <w:ilvl w:val="1"/>
              <w:numId w:val="9"/>
            </w:numPr>
            <w:ind w:left="1440" w:hanging="360"/>
          </w:pPr>
        </w:pPrChange>
      </w:pPr>
      <w:r w:rsidDel="00000000" w:rsidR="00000000" w:rsidRPr="00000000">
        <w:rPr>
          <w:rtl w:val="0"/>
        </w:rPr>
        <w:t xml:space="preserve">You’ve indicated that you’re not sure whether you recognize this card. Do you have further questions on how to determine whether this account belongs to you or not?</w:t>
      </w:r>
    </w:p>
    <w:p w:rsidR="00000000" w:rsidDel="00000000" w:rsidP="00000000" w:rsidRDefault="00000000" w:rsidRPr="00000000" w14:paraId="0000008B">
      <w:pPr>
        <w:pStyle w:val="Heading3"/>
        <w:rPr/>
      </w:pPr>
      <w:bookmarkStart w:colFirst="0" w:colLast="0" w:name="_og478pgpw0dk" w:id="23"/>
      <w:bookmarkEnd w:id="23"/>
      <w:r w:rsidDel="00000000" w:rsidR="00000000" w:rsidRPr="00000000">
        <w:rPr>
          <w:rtl w:val="0"/>
        </w:rPr>
        <w:t xml:space="preserve">Wrong Party</w:t>
      </w:r>
    </w:p>
    <w:p w:rsidR="00000000" w:rsidDel="00000000" w:rsidP="00000000" w:rsidRDefault="00000000" w:rsidRPr="00000000" w14:paraId="0000008C">
      <w:pPr>
        <w:pStyle w:val="Heading4"/>
        <w:rPr/>
      </w:pPr>
      <w:bookmarkStart w:colFirst="0" w:colLast="0" w:name="_mf46rgrwjwgw" w:id="24"/>
      <w:bookmarkEnd w:id="24"/>
      <w:r w:rsidDel="00000000" w:rsidR="00000000" w:rsidRPr="00000000">
        <w:rPr>
          <w:rtl w:val="0"/>
        </w:rPr>
        <w:t xml:space="preserve">General Explanation</w:t>
      </w:r>
    </w:p>
    <w:p w:rsidR="00000000" w:rsidDel="00000000" w:rsidP="00000000" w:rsidRDefault="00000000" w:rsidRPr="00000000" w14:paraId="0000008D">
      <w:pPr>
        <w:rPr/>
      </w:pPr>
      <w:r w:rsidDel="00000000" w:rsidR="00000000" w:rsidRPr="00000000">
        <w:rPr>
          <w:rtl w:val="0"/>
        </w:rPr>
        <w:t xml:space="preserve">Wrong party means [PLAINTIFF] is suing you for a debt that someone else is legally responsible for. For example, you may have been confused with someone who has a similar name. Another example is being sued for a credit card someone else is responsible for, even if they allowed you to use that card. Whether you signed an agreement or were a joint account holder may matter in that instance.</w:t>
      </w:r>
    </w:p>
    <w:p w:rsidR="00000000" w:rsidDel="00000000" w:rsidP="00000000" w:rsidRDefault="00000000" w:rsidRPr="00000000" w14:paraId="0000008E">
      <w:pPr>
        <w:pStyle w:val="Heading4"/>
        <w:rPr/>
      </w:pPr>
      <w:bookmarkStart w:colFirst="0" w:colLast="0" w:name="_rmwftgnxv44l" w:id="25"/>
      <w:bookmarkEnd w:id="25"/>
      <w:r w:rsidDel="00000000" w:rsidR="00000000" w:rsidRPr="00000000">
        <w:rPr>
          <w:rtl w:val="0"/>
        </w:rPr>
        <w:t xml:space="preserve">Personalized Restatement of Facts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IF RECOGNIZE = True</w:t>
      </w:r>
    </w:p>
    <w:p w:rsidR="00000000" w:rsidDel="00000000" w:rsidP="00000000" w:rsidRDefault="00000000" w:rsidRPr="00000000" w14:paraId="00000091">
      <w:pPr>
        <w:numPr>
          <w:ilvl w:val="1"/>
          <w:numId w:val="6"/>
        </w:numPr>
        <w:ind w:left="1440" w:hanging="360"/>
      </w:pPr>
      <w:r w:rsidDel="00000000" w:rsidR="00000000" w:rsidRPr="00000000">
        <w:rPr>
          <w:rtl w:val="0"/>
        </w:rPr>
        <w:t xml:space="preserve">You’ve indicated that you recognize the account being sued for.</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IF RECOGNIZE = False</w:t>
      </w:r>
    </w:p>
    <w:p w:rsidR="00000000" w:rsidDel="00000000" w:rsidP="00000000" w:rsidRDefault="00000000" w:rsidRPr="00000000" w14:paraId="00000093">
      <w:pPr>
        <w:numPr>
          <w:ilvl w:val="1"/>
          <w:numId w:val="6"/>
        </w:numPr>
        <w:ind w:left="1440" w:hanging="360"/>
      </w:pPr>
      <w:r w:rsidDel="00000000" w:rsidR="00000000" w:rsidRPr="00000000">
        <w:rPr>
          <w:rtl w:val="0"/>
        </w:rPr>
        <w:t xml:space="preserve">You’ve indicated that you do not recognize the account being sued for.</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IF RECOGNIZE = Not sure</w:t>
      </w:r>
    </w:p>
    <w:p w:rsidR="00000000" w:rsidDel="00000000" w:rsidP="00000000" w:rsidRDefault="00000000" w:rsidRPr="00000000" w14:paraId="00000095">
      <w:pPr>
        <w:numPr>
          <w:ilvl w:val="1"/>
          <w:numId w:val="6"/>
        </w:numPr>
        <w:ind w:left="1440" w:hanging="360"/>
        <w:rPr>
          <w:u w:val="none"/>
        </w:rPr>
      </w:pPr>
      <w:r w:rsidDel="00000000" w:rsidR="00000000" w:rsidRPr="00000000">
        <w:rPr>
          <w:rtl w:val="0"/>
        </w:rPr>
        <w:t xml:space="preserve">You’ve indicated that you’re not sure whether you recognize the account being sued for.</w:t>
      </w:r>
    </w:p>
    <w:p w:rsidR="00000000" w:rsidDel="00000000" w:rsidP="00000000" w:rsidRDefault="00000000" w:rsidRPr="00000000" w14:paraId="00000096">
      <w:pPr>
        <w:pStyle w:val="Heading4"/>
        <w:rPr/>
      </w:pPr>
      <w:bookmarkStart w:colFirst="0" w:colLast="0" w:name="_9ao6rxh5yovg" w:id="26"/>
      <w:bookmarkEnd w:id="26"/>
      <w:r w:rsidDel="00000000" w:rsidR="00000000" w:rsidRPr="00000000">
        <w:rPr>
          <w:rtl w:val="0"/>
        </w:rPr>
        <w:t xml:space="preserve">Personalized Application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IF RECOGNIZE = True</w:t>
      </w:r>
    </w:p>
    <w:p w:rsidR="00000000" w:rsidDel="00000000" w:rsidP="00000000" w:rsidRDefault="00000000" w:rsidRPr="00000000" w14:paraId="00000099">
      <w:pPr>
        <w:numPr>
          <w:ilvl w:val="1"/>
          <w:numId w:val="9"/>
        </w:numPr>
        <w:ind w:left="1440" w:hanging="360"/>
      </w:pPr>
      <w:r w:rsidDel="00000000" w:rsidR="00000000" w:rsidRPr="00000000">
        <w:rPr>
          <w:rtl w:val="0"/>
        </w:rPr>
        <w:t xml:space="preserve">If you recognize this account, this defense does not apply.</w:t>
      </w:r>
    </w:p>
    <w:p w:rsidR="00000000" w:rsidDel="00000000" w:rsidP="00000000" w:rsidRDefault="00000000" w:rsidRPr="00000000" w14:paraId="0000009A">
      <w:pPr>
        <w:numPr>
          <w:ilvl w:val="0"/>
          <w:numId w:val="9"/>
        </w:numPr>
        <w:ind w:left="720" w:hanging="360"/>
        <w:rPr>
          <w:u w:val="none"/>
        </w:rPr>
      </w:pPr>
      <w:r w:rsidDel="00000000" w:rsidR="00000000" w:rsidRPr="00000000">
        <w:rPr>
          <w:rtl w:val="0"/>
        </w:rPr>
        <w:t xml:space="preserve">IF RECOGNIZE = False</w:t>
      </w:r>
    </w:p>
    <w:p w:rsidR="00000000" w:rsidDel="00000000" w:rsidP="00000000" w:rsidRDefault="00000000" w:rsidRPr="00000000" w14:paraId="0000009B">
      <w:pPr>
        <w:numPr>
          <w:ilvl w:val="1"/>
          <w:numId w:val="9"/>
        </w:numPr>
        <w:ind w:left="1440" w:hanging="360"/>
        <w:rPr>
          <w:u w:val="none"/>
        </w:rPr>
      </w:pPr>
      <w:r w:rsidDel="00000000" w:rsidR="00000000" w:rsidRPr="00000000">
        <w:rPr>
          <w:rtl w:val="0"/>
        </w:rPr>
        <w:t xml:space="preserve">Did someone else open the account (even if you’ve used the card)? [WRONG.PARTY]</w:t>
      </w:r>
    </w:p>
    <w:p w:rsidR="00000000" w:rsidDel="00000000" w:rsidP="00000000" w:rsidRDefault="00000000" w:rsidRPr="00000000" w14:paraId="0000009C">
      <w:pPr>
        <w:numPr>
          <w:ilvl w:val="2"/>
          <w:numId w:val="9"/>
        </w:numPr>
        <w:ind w:left="2160" w:hanging="360"/>
        <w:rPr>
          <w:u w:val="none"/>
        </w:rPr>
      </w:pPr>
      <w:r w:rsidDel="00000000" w:rsidR="00000000" w:rsidRPr="00000000">
        <w:rPr>
          <w:rtl w:val="0"/>
        </w:rPr>
        <w:t xml:space="preserve">IF WRONG.PARTY = True</w:t>
      </w:r>
    </w:p>
    <w:p w:rsidR="00000000" w:rsidDel="00000000" w:rsidP="00000000" w:rsidRDefault="00000000" w:rsidRPr="00000000" w14:paraId="0000009D">
      <w:pPr>
        <w:numPr>
          <w:ilvl w:val="3"/>
          <w:numId w:val="9"/>
        </w:numPr>
        <w:ind w:left="2880" w:hanging="360"/>
        <w:rPr>
          <w:u w:val="none"/>
        </w:rPr>
      </w:pPr>
      <w:r w:rsidDel="00000000" w:rsidR="00000000" w:rsidRPr="00000000">
        <w:rPr>
          <w:rtl w:val="0"/>
        </w:rPr>
        <w:t xml:space="preserve">You’ve indicated that you’re not responsible for this debt because someone else opened the account. This is an important matter which may require further steps. Please raise your hand and notify clinic staff.</w:t>
      </w:r>
    </w:p>
    <w:p w:rsidR="00000000" w:rsidDel="00000000" w:rsidP="00000000" w:rsidRDefault="00000000" w:rsidRPr="00000000" w14:paraId="0000009E">
      <w:pPr>
        <w:numPr>
          <w:ilvl w:val="2"/>
          <w:numId w:val="9"/>
        </w:numPr>
        <w:ind w:left="2160" w:hanging="360"/>
        <w:rPr>
          <w:u w:val="none"/>
        </w:rPr>
      </w:pPr>
      <w:r w:rsidDel="00000000" w:rsidR="00000000" w:rsidRPr="00000000">
        <w:rPr>
          <w:rtl w:val="0"/>
        </w:rPr>
        <w:t xml:space="preserve">IF WRONG.PARTY = False</w:t>
      </w:r>
    </w:p>
    <w:p w:rsidR="00000000" w:rsidDel="00000000" w:rsidP="00000000" w:rsidRDefault="00000000" w:rsidRPr="00000000" w14:paraId="0000009F">
      <w:pPr>
        <w:numPr>
          <w:ilvl w:val="3"/>
          <w:numId w:val="9"/>
        </w:numPr>
        <w:ind w:left="2880" w:hanging="360"/>
        <w:rPr>
          <w:u w:val="none"/>
        </w:rPr>
      </w:pPr>
      <w:r w:rsidDel="00000000" w:rsidR="00000000" w:rsidRPr="00000000">
        <w:rPr>
          <w:rtl w:val="0"/>
        </w:rPr>
        <w:t xml:space="preserve">You’ve indicated that you opened this account. This defense does not apply.</w:t>
      </w:r>
    </w:p>
    <w:p w:rsidR="00000000" w:rsidDel="00000000" w:rsidP="00000000" w:rsidRDefault="00000000" w:rsidRPr="00000000" w14:paraId="000000A0">
      <w:pPr>
        <w:numPr>
          <w:ilvl w:val="2"/>
          <w:numId w:val="9"/>
        </w:numPr>
        <w:ind w:left="2160" w:hanging="360"/>
      </w:pPr>
      <w:r w:rsidDel="00000000" w:rsidR="00000000" w:rsidRPr="00000000">
        <w:rPr>
          <w:rtl w:val="0"/>
        </w:rPr>
        <w:t xml:space="preserve">IF WRONG.PARTY = Not sure</w:t>
      </w:r>
    </w:p>
    <w:p w:rsidR="00000000" w:rsidDel="00000000" w:rsidP="00000000" w:rsidRDefault="00000000" w:rsidRPr="00000000" w14:paraId="000000A1">
      <w:pPr>
        <w:numPr>
          <w:ilvl w:val="3"/>
          <w:numId w:val="9"/>
        </w:numPr>
        <w:ind w:left="2880" w:hanging="360"/>
      </w:pPr>
      <w:r w:rsidDel="00000000" w:rsidR="00000000" w:rsidRPr="00000000">
        <w:rPr>
          <w:rtl w:val="0"/>
        </w:rPr>
        <w:t xml:space="preserve">You’ve indicated that you’re not sure whether the wrong party opened the account. Do you have further questions on how to determine whether this account belongs to you or not?</w:t>
      </w:r>
    </w:p>
    <w:p w:rsidR="00000000" w:rsidDel="00000000" w:rsidP="00000000" w:rsidRDefault="00000000" w:rsidRPr="00000000" w14:paraId="000000A2">
      <w:pPr>
        <w:numPr>
          <w:ilvl w:val="0"/>
          <w:numId w:val="9"/>
        </w:numPr>
        <w:ind w:left="720" w:hanging="360"/>
        <w:rPr>
          <w:u w:val="none"/>
        </w:rPr>
      </w:pPr>
      <w:r w:rsidDel="00000000" w:rsidR="00000000" w:rsidRPr="00000000">
        <w:rPr>
          <w:rtl w:val="0"/>
        </w:rPr>
        <w:t xml:space="preserve">IF RECOGNIZE = Not sure</w:t>
      </w:r>
    </w:p>
    <w:p w:rsidR="00000000" w:rsidDel="00000000" w:rsidP="00000000" w:rsidRDefault="00000000" w:rsidRPr="00000000" w14:paraId="000000A3">
      <w:pPr>
        <w:numPr>
          <w:ilvl w:val="1"/>
          <w:numId w:val="9"/>
        </w:numPr>
        <w:ind w:left="1440" w:hanging="360"/>
      </w:pPr>
      <w:r w:rsidDel="00000000" w:rsidR="00000000" w:rsidRPr="00000000">
        <w:rPr>
          <w:rtl w:val="0"/>
        </w:rPr>
        <w:t xml:space="preserve">You’ve indicated that you’re not sure whether you recognize this card. Do you have further questions on how to determine whether this account belongs to you or not?</w:t>
      </w:r>
    </w:p>
    <w:p w:rsidR="00000000" w:rsidDel="00000000" w:rsidP="00000000" w:rsidRDefault="00000000" w:rsidRPr="00000000" w14:paraId="000000A4">
      <w:pPr>
        <w:pStyle w:val="Heading3"/>
        <w:rPr/>
      </w:pPr>
      <w:bookmarkStart w:colFirst="0" w:colLast="0" w:name="_wykyuq40338" w:id="27"/>
      <w:bookmarkEnd w:id="27"/>
      <w:r w:rsidDel="00000000" w:rsidR="00000000" w:rsidRPr="00000000">
        <w:rPr>
          <w:rtl w:val="0"/>
        </w:rPr>
        <w:t xml:space="preserve">Laches</w:t>
      </w:r>
    </w:p>
    <w:p w:rsidR="00000000" w:rsidDel="00000000" w:rsidP="00000000" w:rsidRDefault="00000000" w:rsidRPr="00000000" w14:paraId="000000A5">
      <w:pPr>
        <w:pStyle w:val="Heading4"/>
        <w:rPr/>
      </w:pPr>
      <w:bookmarkStart w:colFirst="0" w:colLast="0" w:name="_uswo7y3qo6uf" w:id="28"/>
      <w:bookmarkEnd w:id="28"/>
      <w:r w:rsidDel="00000000" w:rsidR="00000000" w:rsidRPr="00000000">
        <w:rPr>
          <w:rtl w:val="0"/>
        </w:rPr>
        <w:t xml:space="preserve">General Explanation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Laches may apply if [PLAINTIFF] waited an unreasonably long time to sue and that delay made it harder for you to defend yourself. For example, account records may have been lost or become unavailable while [PLAINTIFF] waited. The following questions help identify whether the delay made it harder to obtain information about your account.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10"/>
        </w:numPr>
        <w:ind w:left="720" w:hanging="360"/>
        <w:rPr>
          <w:u w:val="none"/>
        </w:rPr>
      </w:pPr>
      <w:r w:rsidDel="00000000" w:rsidR="00000000" w:rsidRPr="00000000">
        <w:rPr>
          <w:rtl w:val="0"/>
        </w:rPr>
        <w:t xml:space="preserve">Are you locked out of your online portal? [LOCKED.OUT]</w:t>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Are you reliant only on the bank’s/debt collector’s provided statements (as opposed to having your own copies of your account statements)? [ONLY.BANK.STATEMENTS]</w:t>
      </w:r>
    </w:p>
    <w:p w:rsidR="00000000" w:rsidDel="00000000" w:rsidP="00000000" w:rsidRDefault="00000000" w:rsidRPr="00000000" w14:paraId="000000AB">
      <w:pPr>
        <w:numPr>
          <w:ilvl w:val="0"/>
          <w:numId w:val="10"/>
        </w:numPr>
        <w:ind w:left="720" w:hanging="360"/>
        <w:rPr>
          <w:u w:val="none"/>
        </w:rPr>
      </w:pPr>
      <w:r w:rsidDel="00000000" w:rsidR="00000000" w:rsidRPr="00000000">
        <w:rPr>
          <w:rtl w:val="0"/>
        </w:rPr>
        <w:t xml:space="preserve">Would you have difficulty finding information that you used to have about your accounts because [PLAINTIFF] waited too long to sue? [</w:t>
      </w:r>
      <w:hyperlink r:id="rId7">
        <w:r w:rsidDel="00000000" w:rsidR="00000000" w:rsidRPr="00000000">
          <w:rPr>
            <w:color w:val="1155cc"/>
            <w:u w:val="single"/>
            <w:rtl w:val="0"/>
          </w:rPr>
          <w:t xml:space="preserve">LOST.INFO</w:t>
        </w:r>
      </w:hyperlink>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rPr/>
      </w:pPr>
      <w:bookmarkStart w:colFirst="0" w:colLast="0" w:name="_oa07i0z0k4c7" w:id="29"/>
      <w:bookmarkEnd w:id="29"/>
      <w:r w:rsidDel="00000000" w:rsidR="00000000" w:rsidRPr="00000000">
        <w:rPr>
          <w:rtl w:val="0"/>
        </w:rPr>
        <w:t xml:space="preserve">Personalized Application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5"/>
        </w:numPr>
        <w:ind w:left="720" w:hanging="360"/>
        <w:rPr>
          <w:u w:val="none"/>
        </w:rPr>
      </w:pPr>
      <w:r w:rsidDel="00000000" w:rsidR="00000000" w:rsidRPr="00000000">
        <w:rPr>
          <w:rtl w:val="0"/>
        </w:rPr>
        <w:t xml:space="preserve">IF ANY of {LOCKED.OUT, ONLY.BANK.STATEMENTS, </w:t>
      </w:r>
      <w:hyperlink r:id="rId8">
        <w:r w:rsidDel="00000000" w:rsidR="00000000" w:rsidRPr="00000000">
          <w:rPr>
            <w:color w:val="1155cc"/>
            <w:u w:val="single"/>
            <w:rtl w:val="0"/>
          </w:rPr>
          <w:t xml:space="preserve">LOST.INFO</w:t>
        </w:r>
      </w:hyperlink>
      <w:r w:rsidDel="00000000" w:rsidR="00000000" w:rsidRPr="00000000">
        <w:rPr>
          <w:rtl w:val="0"/>
        </w:rPr>
        <w:t xml:space="preserve">} = True</w:t>
      </w:r>
    </w:p>
    <w:p w:rsidR="00000000" w:rsidDel="00000000" w:rsidP="00000000" w:rsidRDefault="00000000" w:rsidRPr="00000000" w14:paraId="000000B0">
      <w:pPr>
        <w:numPr>
          <w:ilvl w:val="1"/>
          <w:numId w:val="5"/>
        </w:numPr>
        <w:ind w:left="1440" w:hanging="360"/>
      </w:pPr>
      <w:r w:rsidDel="00000000" w:rsidR="00000000" w:rsidRPr="00000000">
        <w:rPr>
          <w:rtl w:val="0"/>
        </w:rPr>
        <w:t xml:space="preserve">Laches may be applicable since waiting to sue made it more difficult for you to find information about your account. Many litigants check off laches, since it is a broad defense.</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ELSE</w:t>
      </w:r>
    </w:p>
    <w:p w:rsidR="00000000" w:rsidDel="00000000" w:rsidP="00000000" w:rsidRDefault="00000000" w:rsidRPr="00000000" w14:paraId="000000B2">
      <w:pPr>
        <w:numPr>
          <w:ilvl w:val="1"/>
          <w:numId w:val="5"/>
        </w:numPr>
        <w:ind w:left="1440" w:hanging="360"/>
        <w:rPr>
          <w:u w:val="none"/>
        </w:rPr>
      </w:pPr>
      <w:r w:rsidDel="00000000" w:rsidR="00000000" w:rsidRPr="00000000">
        <w:rPr>
          <w:rtl w:val="0"/>
        </w:rPr>
        <w:t xml:space="preserve">Laches may not be applicable if you did not experience difficulty in finding account information. </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80v92z3duoxu" w:id="30"/>
      <w:bookmarkEnd w:id="30"/>
      <w:r w:rsidDel="00000000" w:rsidR="00000000" w:rsidRPr="00000000">
        <w:rPr>
          <w:rtl w:val="0"/>
        </w:rPr>
        <w:t xml:space="preserve">Fraud, Misrepresentation, Concealment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rPr/>
      </w:pPr>
      <w:bookmarkStart w:colFirst="0" w:colLast="0" w:name="_lr41db6l8iyi" w:id="31"/>
      <w:bookmarkEnd w:id="31"/>
      <w:r w:rsidDel="00000000" w:rsidR="00000000" w:rsidRPr="00000000">
        <w:rPr>
          <w:rtl w:val="0"/>
        </w:rPr>
        <w:t xml:space="preserve">General Explanation</w:t>
      </w:r>
    </w:p>
    <w:p w:rsidR="00000000" w:rsidDel="00000000" w:rsidP="00000000" w:rsidRDefault="00000000" w:rsidRPr="00000000" w14:paraId="000000B8">
      <w:pPr>
        <w:rPr/>
      </w:pPr>
      <w:r w:rsidDel="00000000" w:rsidR="00000000" w:rsidRPr="00000000">
        <w:rPr>
          <w:rtl w:val="0"/>
        </w:rPr>
        <w:t xml:space="preserve">Fraud, misrepresentation, and concealment involve being misled about important facts related to the debt. Misrepresentation means giving false or misleading information; concealment means hiding important information that should have been disclosed. Fraud generally involves deception that you relied on and that caused you harm. For example, a creditor may have misled you about fees or penalties, and you agreed to the account or made payments based on that information. These defenses may apply when the misleading information or hidden facts affected the debt [PLAINTIFF] is trying to collect.</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4"/>
        <w:rPr/>
      </w:pPr>
      <w:bookmarkStart w:colFirst="0" w:colLast="0" w:name="_qn8hynx4h6x8" w:id="32"/>
      <w:bookmarkEnd w:id="32"/>
      <w:r w:rsidDel="00000000" w:rsidR="00000000" w:rsidRPr="00000000">
        <w:rPr>
          <w:rtl w:val="0"/>
        </w:rPr>
        <w:t xml:space="preserve">Personalized Restatement of Facts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IF ID.THEFT = True</w:t>
      </w:r>
    </w:p>
    <w:p w:rsidR="00000000" w:rsidDel="00000000" w:rsidP="00000000" w:rsidRDefault="00000000" w:rsidRPr="00000000" w14:paraId="000000BD">
      <w:pPr>
        <w:numPr>
          <w:ilvl w:val="1"/>
          <w:numId w:val="7"/>
        </w:numPr>
        <w:ind w:left="1440" w:hanging="360"/>
        <w:rPr>
          <w:u w:val="none"/>
        </w:rPr>
      </w:pPr>
      <w:r w:rsidDel="00000000" w:rsidR="00000000" w:rsidRPr="00000000">
        <w:rPr>
          <w:rtl w:val="0"/>
        </w:rPr>
        <w:t xml:space="preserve">You indicated earlier that you suspect identity theft—someone else opened this account under your name without your consent. </w:t>
      </w:r>
    </w:p>
    <w:p w:rsidR="00000000" w:rsidDel="00000000" w:rsidP="00000000" w:rsidRDefault="00000000" w:rsidRPr="00000000" w14:paraId="000000BE">
      <w:pPr>
        <w:pStyle w:val="Heading4"/>
        <w:rPr/>
      </w:pPr>
      <w:bookmarkStart w:colFirst="0" w:colLast="0" w:name="_rjass9qsfz69" w:id="33"/>
      <w:bookmarkEnd w:id="33"/>
      <w:r w:rsidDel="00000000" w:rsidR="00000000" w:rsidRPr="00000000">
        <w:rPr>
          <w:rtl w:val="0"/>
        </w:rPr>
        <w:t xml:space="preserve">Personalized Application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7"/>
        </w:numPr>
        <w:ind w:left="720" w:hanging="360"/>
        <w:rPr>
          <w:u w:val="none"/>
        </w:rPr>
      </w:pPr>
      <w:r w:rsidDel="00000000" w:rsidR="00000000" w:rsidRPr="00000000">
        <w:rPr>
          <w:rtl w:val="0"/>
        </w:rPr>
        <w:t xml:space="preserve">IF ID.THEFT = True</w:t>
      </w:r>
    </w:p>
    <w:p w:rsidR="00000000" w:rsidDel="00000000" w:rsidP="00000000" w:rsidRDefault="00000000" w:rsidRPr="00000000" w14:paraId="000000C1">
      <w:pPr>
        <w:numPr>
          <w:ilvl w:val="1"/>
          <w:numId w:val="7"/>
        </w:numPr>
        <w:ind w:left="1440" w:hanging="360"/>
        <w:rPr>
          <w:u w:val="none"/>
        </w:rPr>
      </w:pPr>
      <w:r w:rsidDel="00000000" w:rsidR="00000000" w:rsidRPr="00000000">
        <w:rPr>
          <w:rtl w:val="0"/>
        </w:rPr>
        <w:t xml:space="preserve">This defense may apply since you suspect identity theft. Many litigants who check off identity theft also check off this defense.</w:t>
      </w:r>
    </w:p>
    <w:p w:rsidR="00000000" w:rsidDel="00000000" w:rsidP="00000000" w:rsidRDefault="00000000" w:rsidRPr="00000000" w14:paraId="000000C2">
      <w:pPr>
        <w:numPr>
          <w:ilvl w:val="0"/>
          <w:numId w:val="7"/>
        </w:numPr>
        <w:ind w:left="720" w:hanging="360"/>
        <w:rPr>
          <w:u w:val="none"/>
        </w:rPr>
      </w:pPr>
      <w:r w:rsidDel="00000000" w:rsidR="00000000" w:rsidRPr="00000000">
        <w:rPr>
          <w:rtl w:val="0"/>
        </w:rPr>
        <w:t xml:space="preserve">IF ID.THEFT = False</w:t>
      </w:r>
      <w:ins w:author="Frances Hung" w:id="4" w:date="2026-10-12T02:04:56Z">
        <w:r w:rsidDel="00000000" w:rsidR="00000000" w:rsidRPr="00000000">
          <w:rPr>
            <w:rtl w:val="0"/>
          </w:rPr>
          <w:t xml:space="preserve"> (or not sure)</w:t>
        </w:r>
      </w:ins>
      <w:r w:rsidDel="00000000" w:rsidR="00000000" w:rsidRPr="00000000">
        <w:rPr>
          <w:rtl w:val="0"/>
        </w:rPr>
      </w:r>
    </w:p>
    <w:p w:rsidR="00000000" w:rsidDel="00000000" w:rsidP="00000000" w:rsidRDefault="00000000" w:rsidRPr="00000000" w14:paraId="000000C3">
      <w:pPr>
        <w:numPr>
          <w:ilvl w:val="1"/>
          <w:numId w:val="7"/>
        </w:numPr>
        <w:spacing w:line="276" w:lineRule="auto"/>
        <w:ind w:left="1440" w:hanging="360"/>
      </w:pPr>
      <w:r w:rsidDel="00000000" w:rsidR="00000000" w:rsidRPr="00000000">
        <w:rPr>
          <w:rtl w:val="0"/>
        </w:rPr>
        <w:t xml:space="preserve">IF PLAINTIFF.TYPE = Debt buyer</w:t>
      </w:r>
    </w:p>
    <w:p w:rsidR="00000000" w:rsidDel="00000000" w:rsidP="00000000" w:rsidRDefault="00000000" w:rsidRPr="00000000" w14:paraId="000000C4">
      <w:pPr>
        <w:numPr>
          <w:ilvl w:val="2"/>
          <w:numId w:val="7"/>
        </w:numPr>
        <w:spacing w:line="276" w:lineRule="auto"/>
        <w:ind w:left="2160" w:hanging="360"/>
      </w:pPr>
      <w:r w:rsidDel="00000000" w:rsidR="00000000" w:rsidRPr="00000000">
        <w:rPr>
          <w:rtl w:val="0"/>
        </w:rPr>
        <w:t xml:space="preserve">Did [PLAINTIFF] or [ORIGINAL.CREDITOR] lie or hide important facts about your account, like late penalties? [HIDDEN.FACTS]</w:t>
      </w:r>
    </w:p>
    <w:p w:rsidR="00000000" w:rsidDel="00000000" w:rsidP="00000000" w:rsidRDefault="00000000" w:rsidRPr="00000000" w14:paraId="000000C5">
      <w:pPr>
        <w:numPr>
          <w:ilvl w:val="3"/>
          <w:numId w:val="7"/>
        </w:numPr>
        <w:spacing w:line="276" w:lineRule="auto"/>
        <w:ind w:left="2880" w:hanging="360"/>
        <w:rPr>
          <w:u w:val="none"/>
        </w:rPr>
      </w:pPr>
      <w:r w:rsidDel="00000000" w:rsidR="00000000" w:rsidRPr="00000000">
        <w:rPr>
          <w:rtl w:val="0"/>
        </w:rPr>
        <w:t xml:space="preserve">If HIDDEN.FACTS = True</w:t>
      </w:r>
    </w:p>
    <w:p w:rsidR="00000000" w:rsidDel="00000000" w:rsidP="00000000" w:rsidRDefault="00000000" w:rsidRPr="00000000" w14:paraId="000000C6">
      <w:pPr>
        <w:numPr>
          <w:ilvl w:val="4"/>
          <w:numId w:val="7"/>
        </w:numPr>
        <w:spacing w:line="276" w:lineRule="auto"/>
        <w:ind w:left="3600" w:hanging="360"/>
        <w:rPr>
          <w:u w:val="none"/>
        </w:rPr>
      </w:pPr>
      <w:r w:rsidDel="00000000" w:rsidR="00000000" w:rsidRPr="00000000">
        <w:rPr>
          <w:rtl w:val="0"/>
        </w:rPr>
        <w:t xml:space="preserve">This defense may apply if you think [PLAINTIFF] or [ORIGINAL.CREDITOR] hid important facts about your account from you.</w:t>
      </w:r>
    </w:p>
    <w:p w:rsidR="00000000" w:rsidDel="00000000" w:rsidP="00000000" w:rsidRDefault="00000000" w:rsidRPr="00000000" w14:paraId="000000C7">
      <w:pPr>
        <w:numPr>
          <w:ilvl w:val="3"/>
          <w:numId w:val="7"/>
        </w:numPr>
        <w:spacing w:line="276" w:lineRule="auto"/>
        <w:ind w:left="2880" w:hanging="360"/>
      </w:pPr>
      <w:r w:rsidDel="00000000" w:rsidR="00000000" w:rsidRPr="00000000">
        <w:rPr>
          <w:rtl w:val="0"/>
        </w:rPr>
        <w:t xml:space="preserve">If HIDDEN.FACTS = False</w:t>
      </w:r>
    </w:p>
    <w:p w:rsidR="00000000" w:rsidDel="00000000" w:rsidP="00000000" w:rsidRDefault="00000000" w:rsidRPr="00000000" w14:paraId="000000C8">
      <w:pPr>
        <w:numPr>
          <w:ilvl w:val="4"/>
          <w:numId w:val="7"/>
        </w:numPr>
        <w:spacing w:line="276" w:lineRule="auto"/>
        <w:ind w:left="3600" w:hanging="360"/>
      </w:pPr>
      <w:r w:rsidDel="00000000" w:rsidR="00000000" w:rsidRPr="00000000">
        <w:rPr>
          <w:rtl w:val="0"/>
        </w:rPr>
        <w:t xml:space="preserve">This defense does not apply since [PLAINTIFF] and [ORIGINAL.CREDITOR] did not hide important facts about your account from you.</w:t>
      </w:r>
    </w:p>
    <w:p w:rsidR="00000000" w:rsidDel="00000000" w:rsidP="00000000" w:rsidRDefault="00000000" w:rsidRPr="00000000" w14:paraId="000000C9">
      <w:pPr>
        <w:numPr>
          <w:ilvl w:val="1"/>
          <w:numId w:val="7"/>
        </w:numPr>
        <w:spacing w:line="276" w:lineRule="auto"/>
        <w:ind w:left="1440" w:hanging="360"/>
        <w:rPr>
          <w:u w:val="none"/>
        </w:rPr>
      </w:pPr>
      <w:r w:rsidDel="00000000" w:rsidR="00000000" w:rsidRPr="00000000">
        <w:rPr>
          <w:rtl w:val="0"/>
        </w:rPr>
        <w:t xml:space="preserve">IF PLAINTIFF.TYPE = Original creditor</w:t>
      </w:r>
    </w:p>
    <w:p w:rsidR="00000000" w:rsidDel="00000000" w:rsidP="00000000" w:rsidRDefault="00000000" w:rsidRPr="00000000" w14:paraId="000000CA">
      <w:pPr>
        <w:numPr>
          <w:ilvl w:val="2"/>
          <w:numId w:val="7"/>
        </w:numPr>
        <w:spacing w:line="276" w:lineRule="auto"/>
        <w:ind w:left="2160" w:hanging="360"/>
      </w:pPr>
      <w:r w:rsidDel="00000000" w:rsidR="00000000" w:rsidRPr="00000000">
        <w:rPr>
          <w:rtl w:val="0"/>
        </w:rPr>
        <w:t xml:space="preserve">Did [PLAINTIFF] lie or hide important facts about your account, like late penalties? [HIDDEN.FACTS]</w:t>
      </w:r>
    </w:p>
    <w:p w:rsidR="00000000" w:rsidDel="00000000" w:rsidP="00000000" w:rsidRDefault="00000000" w:rsidRPr="00000000" w14:paraId="000000CB">
      <w:pPr>
        <w:numPr>
          <w:ilvl w:val="3"/>
          <w:numId w:val="7"/>
        </w:numPr>
        <w:spacing w:line="276" w:lineRule="auto"/>
        <w:ind w:left="2880" w:hanging="360"/>
      </w:pPr>
      <w:r w:rsidDel="00000000" w:rsidR="00000000" w:rsidRPr="00000000">
        <w:rPr>
          <w:rtl w:val="0"/>
        </w:rPr>
        <w:t xml:space="preserve">If HIDDEN.FACTS = True</w:t>
      </w:r>
    </w:p>
    <w:p w:rsidR="00000000" w:rsidDel="00000000" w:rsidP="00000000" w:rsidRDefault="00000000" w:rsidRPr="00000000" w14:paraId="000000CC">
      <w:pPr>
        <w:numPr>
          <w:ilvl w:val="4"/>
          <w:numId w:val="7"/>
        </w:numPr>
        <w:spacing w:line="276" w:lineRule="auto"/>
        <w:ind w:left="3600" w:hanging="360"/>
      </w:pPr>
      <w:r w:rsidDel="00000000" w:rsidR="00000000" w:rsidRPr="00000000">
        <w:rPr>
          <w:rtl w:val="0"/>
        </w:rPr>
        <w:t xml:space="preserve">This defense may apply if you think [PLAINTIFF] hid important facts about your account from you.</w:t>
      </w:r>
    </w:p>
    <w:p w:rsidR="00000000" w:rsidDel="00000000" w:rsidP="00000000" w:rsidRDefault="00000000" w:rsidRPr="00000000" w14:paraId="000000CD">
      <w:pPr>
        <w:numPr>
          <w:ilvl w:val="3"/>
          <w:numId w:val="7"/>
        </w:numPr>
        <w:spacing w:line="276" w:lineRule="auto"/>
        <w:ind w:left="2880" w:hanging="360"/>
        <w:rPr>
          <w:u w:val="none"/>
        </w:rPr>
      </w:pPr>
      <w:r w:rsidDel="00000000" w:rsidR="00000000" w:rsidRPr="00000000">
        <w:rPr>
          <w:rtl w:val="0"/>
        </w:rPr>
        <w:t xml:space="preserve">If HIDDEN.FACTS = False</w:t>
      </w:r>
    </w:p>
    <w:p w:rsidR="00000000" w:rsidDel="00000000" w:rsidP="00000000" w:rsidRDefault="00000000" w:rsidRPr="00000000" w14:paraId="000000CE">
      <w:pPr>
        <w:numPr>
          <w:ilvl w:val="4"/>
          <w:numId w:val="7"/>
        </w:numPr>
        <w:spacing w:line="276" w:lineRule="auto"/>
        <w:ind w:left="3600" w:hanging="360"/>
        <w:rPr>
          <w:u w:val="none"/>
        </w:rPr>
      </w:pPr>
      <w:r w:rsidDel="00000000" w:rsidR="00000000" w:rsidRPr="00000000">
        <w:rPr>
          <w:rtl w:val="0"/>
        </w:rPr>
        <w:t xml:space="preserve">This defense does not apply since [PLAINTIFF] did not hide important facts about your account from you.</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1" w:date="2026-10-10T05:16:5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check this with the statute.</w:t>
      </w:r>
    </w:p>
  </w:comment>
  <w:comment w:author="Frances Hung" w:id="0" w:date="2026-10-09T18:47:2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good "legal information" rather than legal advice?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lost.info" TargetMode="External"/><Relationship Id="rId8" Type="http://schemas.openxmlformats.org/officeDocument/2006/relationships/hyperlink" Target="http://los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