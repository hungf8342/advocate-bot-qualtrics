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le4unv9g7hp" w:id="0"/>
      <w:bookmarkEnd w:id="0"/>
      <w:r w:rsidDel="00000000" w:rsidR="00000000" w:rsidRPr="00000000">
        <w:rPr>
          <w:rtl w:val="0"/>
        </w:rPr>
        <w:t xml:space="preserve">Preliminary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Yellow cells are the fields which will be pulled for the complaint.</w:t>
      </w:r>
    </w:p>
    <w:p w:rsidR="00000000" w:rsidDel="00000000" w:rsidP="00000000" w:rsidRDefault="00000000" w:rsidRPr="00000000" w14:paraId="00000004">
      <w:pPr>
        <w:spacing w:line="276" w:lineRule="auto"/>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Values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CASE.NUMBER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What is the case number?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PLAINTIFF</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Who is suing?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PLAINTIFF.TYPE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Is the plaintiff an original creditor or debt buyer?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3"/>
              </w:numPr>
              <w:spacing w:line="240" w:lineRule="auto"/>
              <w:ind w:left="720" w:hanging="360"/>
            </w:pPr>
            <w:r w:rsidDel="00000000" w:rsidR="00000000" w:rsidRPr="00000000">
              <w:rPr>
                <w:rtl w:val="0"/>
              </w:rPr>
              <w:t xml:space="preserve">Original creditor</w:t>
            </w:r>
          </w:p>
          <w:p w:rsidR="00000000" w:rsidDel="00000000" w:rsidP="00000000" w:rsidRDefault="00000000" w:rsidRPr="00000000" w14:paraId="00000011">
            <w:pPr>
              <w:widowControl w:val="0"/>
              <w:numPr>
                <w:ilvl w:val="0"/>
                <w:numId w:val="13"/>
              </w:numPr>
              <w:spacing w:line="240" w:lineRule="auto"/>
              <w:ind w:left="720" w:hanging="360"/>
            </w:pPr>
            <w:r w:rsidDel="00000000" w:rsidR="00000000" w:rsidRPr="00000000">
              <w:rPr>
                <w:rtl w:val="0"/>
              </w:rPr>
              <w:t xml:space="preserve">Debt buyer</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ORIGINAL.CREDITOR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If a debt buyer is suing, who is the original creditor?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LAW.FIRM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Who is the law firm helping plaintiff sue?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Free text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SUIT.TYPE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Is the suit for breach of contract, common counts, or both?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6"/>
              </w:numPr>
              <w:spacing w:line="240" w:lineRule="auto"/>
              <w:ind w:left="720" w:hanging="360"/>
            </w:pPr>
            <w:r w:rsidDel="00000000" w:rsidR="00000000" w:rsidRPr="00000000">
              <w:rPr>
                <w:rtl w:val="0"/>
              </w:rPr>
              <w:t xml:space="preserve">Breach of contract</w:t>
            </w:r>
          </w:p>
          <w:p w:rsidR="00000000" w:rsidDel="00000000" w:rsidP="00000000" w:rsidRDefault="00000000" w:rsidRPr="00000000" w14:paraId="0000001B">
            <w:pPr>
              <w:widowControl w:val="0"/>
              <w:numPr>
                <w:ilvl w:val="0"/>
                <w:numId w:val="16"/>
              </w:numPr>
              <w:spacing w:line="240" w:lineRule="auto"/>
              <w:ind w:left="720" w:hanging="360"/>
            </w:pPr>
            <w:r w:rsidDel="00000000" w:rsidR="00000000" w:rsidRPr="00000000">
              <w:rPr>
                <w:rtl w:val="0"/>
              </w:rPr>
              <w:t xml:space="preserve">Common counts</w:t>
            </w:r>
          </w:p>
          <w:p w:rsidR="00000000" w:rsidDel="00000000" w:rsidP="00000000" w:rsidRDefault="00000000" w:rsidRPr="00000000" w14:paraId="0000001C">
            <w:pPr>
              <w:widowControl w:val="0"/>
              <w:numPr>
                <w:ilvl w:val="0"/>
                <w:numId w:val="16"/>
              </w:numPr>
              <w:spacing w:line="240" w:lineRule="auto"/>
              <w:ind w:left="720" w:hanging="360"/>
            </w:pPr>
            <w:r w:rsidDel="00000000" w:rsidR="00000000" w:rsidRPr="00000000">
              <w:rPr>
                <w:rtl w:val="0"/>
              </w:rPr>
              <w:t xml:space="preserve">Both</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AMOUNT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How much is being sued for?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$[numeric&gt;0]</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LAST.PAYMENT.DATE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When was the last payment 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8"/>
              </w:numPr>
              <w:spacing w:line="240" w:lineRule="auto"/>
              <w:ind w:left="720" w:hanging="360"/>
              <w:rPr>
                <w:ins w:author="Frances Hung" w:id="0" w:date="2026-10-12T01:39:23Z"/>
                <w:u w:val="none"/>
              </w:rPr>
            </w:pPr>
            <w:r w:rsidDel="00000000" w:rsidR="00000000" w:rsidRPr="00000000">
              <w:rPr>
                <w:rtl w:val="0"/>
              </w:rPr>
              <w:t xml:space="preserve">MM/DD/YYYY</w:t>
            </w:r>
            <w:ins w:author="Frances Hung" w:id="0" w:date="2026-10-12T01:39:23Z">
              <w:r w:rsidDel="00000000" w:rsidR="00000000" w:rsidRPr="00000000">
                <w:rPr>
                  <w:rtl w:val="0"/>
                </w:rPr>
              </w:r>
            </w:ins>
          </w:p>
          <w:p w:rsidR="00000000" w:rsidDel="00000000" w:rsidP="00000000" w:rsidRDefault="00000000" w:rsidRPr="00000000" w14:paraId="00000023">
            <w:pPr>
              <w:widowControl w:val="0"/>
              <w:numPr>
                <w:ilvl w:val="0"/>
                <w:numId w:val="8"/>
              </w:numPr>
              <w:spacing w:line="240" w:lineRule="auto"/>
              <w:ind w:left="720" w:hanging="360"/>
              <w:rPr>
                <w:u w:val="none"/>
                <w:rPrChange w:author="Frances Hung" w:id="1" w:date="2026-10-12T01:39:20Z">
                  <w:rPr/>
                </w:rPrChange>
              </w:rPr>
              <w:pPrChange w:author="Frances Hung" w:id="0" w:date="2026-10-12T01:39:20Z">
                <w:pPr>
                  <w:widowControl w:val="0"/>
                  <w:spacing w:line="240" w:lineRule="auto"/>
                </w:pPr>
              </w:pPrChange>
            </w:pPr>
            <w:ins w:author="Frances Hung" w:id="0" w:date="2026-10-12T01:39:23Z">
              <w:r w:rsidDel="00000000" w:rsidR="00000000" w:rsidRPr="00000000">
                <w:rPr>
                  <w:rtl w:val="0"/>
                </w:rPr>
                <w:t xml:space="preserve">NA (not listed in complaint)</w:t>
              </w:r>
            </w:ins>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OPEN.DATE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When was the account opened?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rPr>
                <w:ins w:author="Frances Hung" w:id="2" w:date="2026-10-12T06:57:30Z"/>
                <w:u w:val="none"/>
              </w:rPr>
            </w:pPr>
            <w:r w:rsidDel="00000000" w:rsidR="00000000" w:rsidRPr="00000000">
              <w:rPr>
                <w:rtl w:val="0"/>
              </w:rPr>
              <w:t xml:space="preserve">MM/DD/YYYY</w:t>
            </w:r>
            <w:ins w:author="Frances Hung" w:id="2" w:date="2026-10-12T06:57:30Z">
              <w:r w:rsidDel="00000000" w:rsidR="00000000" w:rsidRPr="00000000">
                <w:rPr>
                  <w:rtl w:val="0"/>
                </w:rPr>
              </w:r>
            </w:ins>
          </w:p>
          <w:p w:rsidR="00000000" w:rsidDel="00000000" w:rsidP="00000000" w:rsidRDefault="00000000" w:rsidRPr="00000000" w14:paraId="00000027">
            <w:pPr>
              <w:widowControl w:val="0"/>
              <w:numPr>
                <w:ilvl w:val="0"/>
                <w:numId w:val="10"/>
              </w:numPr>
              <w:spacing w:line="240" w:lineRule="auto"/>
              <w:ind w:left="720" w:hanging="360"/>
              <w:rPr>
                <w:u w:val="none"/>
                <w:rPrChange w:author="Frances Hung" w:id="3" w:date="2026-10-12T06:57:27Z">
                  <w:rPr/>
                </w:rPrChange>
              </w:rPr>
              <w:pPrChange w:author="Frances Hung" w:id="0" w:date="2026-10-12T06:57:27Z">
                <w:pPr>
                  <w:widowControl w:val="0"/>
                  <w:spacing w:line="240" w:lineRule="auto"/>
                </w:pPr>
              </w:pPrChange>
            </w:pPr>
            <w:ins w:author="Frances Hung" w:id="2" w:date="2026-10-12T06:57:30Z">
              <w:r w:rsidDel="00000000" w:rsidR="00000000" w:rsidRPr="00000000">
                <w:rPr>
                  <w:rtl w:val="0"/>
                </w:rPr>
                <w:t xml:space="preserve">NA (not listed in complaint)</w:t>
              </w:r>
            </w:ins>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COMPLAINT.DATE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When was the complaint filed?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MM/DD/YYYY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Is there a final statement attached?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7"/>
              </w:numPr>
              <w:spacing w:line="240" w:lineRule="auto"/>
              <w:ind w:left="720" w:hanging="360"/>
            </w:pPr>
            <w:r w:rsidDel="00000000" w:rsidR="00000000" w:rsidRPr="00000000">
              <w:rPr>
                <w:rtl w:val="0"/>
              </w:rPr>
              <w:t xml:space="preserve">Yes</w:t>
            </w:r>
          </w:p>
          <w:p w:rsidR="00000000" w:rsidDel="00000000" w:rsidP="00000000" w:rsidRDefault="00000000" w:rsidRPr="00000000" w14:paraId="0000002E">
            <w:pPr>
              <w:widowControl w:val="0"/>
              <w:numPr>
                <w:ilvl w:val="0"/>
                <w:numId w:val="7"/>
              </w:numPr>
              <w:spacing w:line="240" w:lineRule="auto"/>
              <w:ind w:left="720" w:hanging="360"/>
            </w:pPr>
            <w:r w:rsidDel="00000000" w:rsidR="00000000" w:rsidRPr="00000000">
              <w:rPr>
                <w:rtl w:val="0"/>
              </w:rPr>
              <w:t xml:space="preserve">No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OWNERSHIP</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Does the </w:t>
            </w:r>
            <w:ins w:author="Frances Hung" w:id="4" w:date="2026-10-12T01:26:45Z">
              <w:r w:rsidDel="00000000" w:rsidR="00000000" w:rsidRPr="00000000">
                <w:rPr>
                  <w:rtl w:val="0"/>
                </w:rPr>
                <w:t xml:space="preserve">plaintiff</w:t>
              </w:r>
            </w:ins>
            <w:del w:author="Frances Hung" w:id="4" w:date="2026-10-12T01:26:45Z">
              <w:r w:rsidDel="00000000" w:rsidR="00000000" w:rsidRPr="00000000">
                <w:rPr>
                  <w:rtl w:val="0"/>
                </w:rPr>
                <w:delText xml:space="preserve">original creditor</w:delText>
              </w:r>
            </w:del>
            <w:r w:rsidDel="00000000" w:rsidR="00000000" w:rsidRPr="00000000">
              <w:rPr>
                <w:rtl w:val="0"/>
              </w:rPr>
              <w:t xml:space="preserve"> state it is the true legal owner of the debt and that it has the right to collect?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4"/>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2">
            <w:pPr>
              <w:widowControl w:val="0"/>
              <w:numPr>
                <w:ilvl w:val="0"/>
                <w:numId w:val="4"/>
              </w:numPr>
              <w:spacing w:line="240" w:lineRule="auto"/>
              <w:ind w:left="720" w:hanging="360"/>
            </w:pPr>
            <w:r w:rsidDel="00000000" w:rsidR="00000000" w:rsidRPr="00000000">
              <w:rPr>
                <w:rtl w:val="0"/>
              </w:rPr>
              <w:t xml:space="preserve">No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OWNERSHIP.PROOF</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Is proof of ownership attached?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1"/>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6">
            <w:pPr>
              <w:widowControl w:val="0"/>
              <w:numPr>
                <w:ilvl w:val="0"/>
                <w:numId w:val="1"/>
              </w:numPr>
              <w:spacing w:line="240" w:lineRule="auto"/>
              <w:ind w:left="720" w:hanging="360"/>
            </w:pPr>
            <w:r w:rsidDel="00000000" w:rsidR="00000000" w:rsidRPr="00000000">
              <w:rPr>
                <w:rtl w:val="0"/>
              </w:rPr>
              <w:t xml:space="preserve">No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VERIFIED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Is the complaint verified?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2"/>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A">
            <w:pPr>
              <w:widowControl w:val="0"/>
              <w:numPr>
                <w:ilvl w:val="0"/>
                <w:numId w:val="2"/>
              </w:numPr>
              <w:spacing w:line="240" w:lineRule="auto"/>
              <w:ind w:left="720" w:hanging="360"/>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Are you working with a debt consolidation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5"/>
              </w:numPr>
              <w:spacing w:line="240" w:lineRule="auto"/>
              <w:ind w:left="720" w:hanging="360"/>
            </w:pPr>
            <w:r w:rsidDel="00000000" w:rsidR="00000000" w:rsidRPr="00000000">
              <w:rPr>
                <w:rtl w:val="0"/>
              </w:rPr>
              <w:t xml:space="preserve">Yes</w:t>
            </w:r>
          </w:p>
          <w:p w:rsidR="00000000" w:rsidDel="00000000" w:rsidP="00000000" w:rsidRDefault="00000000" w:rsidRPr="00000000" w14:paraId="0000003E">
            <w:pPr>
              <w:widowControl w:val="0"/>
              <w:numPr>
                <w:ilvl w:val="0"/>
                <w:numId w:val="5"/>
              </w:numPr>
              <w:spacing w:line="240" w:lineRule="auto"/>
              <w:ind w:left="720" w:hanging="360"/>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Do you recognize this </w:t>
            </w:r>
            <w:ins w:author="Frances Hung" w:id="5" w:date="2026-10-12T01:27:17Z">
              <w:r w:rsidDel="00000000" w:rsidR="00000000" w:rsidRPr="00000000">
                <w:rPr>
                  <w:rtl w:val="0"/>
                </w:rPr>
                <w:t xml:space="preserve">account as one you opened</w:t>
              </w:r>
            </w:ins>
            <w:del w:author="Frances Hung" w:id="5" w:date="2026-10-12T01:27:17Z">
              <w:r w:rsidDel="00000000" w:rsidR="00000000" w:rsidRPr="00000000">
                <w:rPr>
                  <w:rtl w:val="0"/>
                </w:rPr>
                <w:delText xml:space="preserve">debt</w:delText>
              </w:r>
            </w:del>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15"/>
              </w:numPr>
              <w:spacing w:line="240" w:lineRule="auto"/>
              <w:ind w:left="720" w:hanging="360"/>
            </w:pPr>
            <w:r w:rsidDel="00000000" w:rsidR="00000000" w:rsidRPr="00000000">
              <w:rPr>
                <w:rtl w:val="0"/>
              </w:rPr>
              <w:t xml:space="preserve">Yes</w:t>
            </w:r>
          </w:p>
          <w:p w:rsidR="00000000" w:rsidDel="00000000" w:rsidP="00000000" w:rsidRDefault="00000000" w:rsidRPr="00000000" w14:paraId="00000042">
            <w:pPr>
              <w:widowControl w:val="0"/>
              <w:numPr>
                <w:ilvl w:val="0"/>
                <w:numId w:val="15"/>
              </w:numPr>
              <w:spacing w:line="240" w:lineRule="auto"/>
              <w:ind w:left="720" w:hanging="360"/>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Did you open this account orally, with no written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9"/>
              </w:numPr>
              <w:spacing w:line="240" w:lineRule="auto"/>
              <w:ind w:left="720" w:hanging="360"/>
            </w:pPr>
            <w:r w:rsidDel="00000000" w:rsidR="00000000" w:rsidRPr="00000000">
              <w:rPr>
                <w:rtl w:val="0"/>
              </w:rPr>
              <w:t xml:space="preserve">Yes</w:t>
            </w:r>
          </w:p>
          <w:p w:rsidR="00000000" w:rsidDel="00000000" w:rsidP="00000000" w:rsidRDefault="00000000" w:rsidRPr="00000000" w14:paraId="00000046">
            <w:pPr>
              <w:widowControl w:val="0"/>
              <w:numPr>
                <w:ilvl w:val="0"/>
                <w:numId w:val="9"/>
              </w:numPr>
              <w:spacing w:line="240" w:lineRule="auto"/>
              <w:ind w:left="720" w:hanging="360"/>
            </w:pPr>
            <w:r w:rsidDel="00000000" w:rsidR="00000000" w:rsidRPr="00000000">
              <w:rPr>
                <w:rtl w:val="0"/>
              </w:rPr>
              <w:t xml:space="preserve">No</w:t>
            </w:r>
          </w:p>
        </w:tc>
      </w:tr>
    </w:tbl>
    <w:p w:rsidR="00000000" w:rsidDel="00000000" w:rsidP="00000000" w:rsidRDefault="00000000" w:rsidRPr="00000000" w14:paraId="00000047">
      <w:pPr>
        <w:spacing w:line="276" w:lineRule="auto"/>
        <w:ind w:left="720" w:firstLine="0"/>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ixwnl56vytp1" w:id="1"/>
      <w:bookmarkEnd w:id="1"/>
      <w:r w:rsidDel="00000000" w:rsidR="00000000" w:rsidRPr="00000000">
        <w:rPr>
          <w:rtl w:val="0"/>
        </w:rPr>
        <w:t xml:space="preserve">CASE.NUMBER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3"/>
          <w:szCs w:val="23"/>
        </w:rPr>
      </w:pPr>
      <w:r w:rsidDel="00000000" w:rsidR="00000000" w:rsidRPr="00000000">
        <w:rPr>
          <w:sz w:val="23"/>
          <w:szCs w:val="23"/>
          <w:rtl w:val="0"/>
        </w:rPr>
        <w:t xml:space="preserve">The case number is the court-assigned number for identifying the case. It prominently appears in the top right quadrant of the complaint’s first page.</w:t>
      </w:r>
    </w:p>
    <w:p w:rsidR="00000000" w:rsidDel="00000000" w:rsidP="00000000" w:rsidRDefault="00000000" w:rsidRPr="00000000" w14:paraId="0000004D">
      <w:pPr>
        <w:pStyle w:val="Heading3"/>
        <w:rPr/>
      </w:pPr>
      <w:bookmarkStart w:colFirst="0" w:colLast="0" w:name="_s003c3u4lmfe" w:id="2"/>
      <w:bookmarkEnd w:id="2"/>
      <w:r w:rsidDel="00000000" w:rsidR="00000000" w:rsidRPr="00000000">
        <w:rPr>
          <w:rtl w:val="0"/>
        </w:rPr>
        <w:t xml:space="preserve">PLAINTIFF</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223142"/>
          <w:sz w:val="23"/>
          <w:szCs w:val="23"/>
        </w:rPr>
      </w:pPr>
      <w:r w:rsidDel="00000000" w:rsidR="00000000" w:rsidRPr="00000000">
        <w:rPr>
          <w:color w:val="223142"/>
          <w:sz w:val="23"/>
          <w:szCs w:val="23"/>
          <w:rtl w:val="0"/>
        </w:rPr>
        <w:t xml:space="preserve">The plaintiff is who is suing you for money. You can find the plaintiff name on the first page of the complaint, almost always in the top half of the page.</w:t>
      </w:r>
    </w:p>
    <w:p w:rsidR="00000000" w:rsidDel="00000000" w:rsidP="00000000" w:rsidRDefault="00000000" w:rsidRPr="00000000" w14:paraId="00000050">
      <w:pPr>
        <w:pStyle w:val="Heading3"/>
        <w:rPr/>
      </w:pPr>
      <w:bookmarkStart w:colFirst="0" w:colLast="0" w:name="_okh28hy59znb" w:id="3"/>
      <w:bookmarkEnd w:id="3"/>
      <w:r w:rsidDel="00000000" w:rsidR="00000000" w:rsidRPr="00000000">
        <w:rPr>
          <w:rtl w:val="0"/>
        </w:rPr>
        <w:t xml:space="preserve">PLAINTIFF.TYPE</w:t>
      </w:r>
    </w:p>
    <w:p w:rsidR="00000000" w:rsidDel="00000000" w:rsidP="00000000" w:rsidRDefault="00000000" w:rsidRPr="00000000" w14:paraId="00000051">
      <w:pPr>
        <w:rPr>
          <w:color w:val="223142"/>
          <w:sz w:val="23"/>
          <w:szCs w:val="23"/>
        </w:rPr>
      </w:pPr>
      <w:r w:rsidDel="00000000" w:rsidR="00000000" w:rsidRPr="00000000">
        <w:rPr>
          <w:rtl w:val="0"/>
        </w:rPr>
      </w:r>
    </w:p>
    <w:p w:rsidR="00000000" w:rsidDel="00000000" w:rsidP="00000000" w:rsidRDefault="00000000" w:rsidRPr="00000000" w14:paraId="00000052">
      <w:pPr>
        <w:rPr>
          <w:color w:val="223142"/>
          <w:sz w:val="23"/>
          <w:szCs w:val="23"/>
        </w:rPr>
      </w:pPr>
      <w:r w:rsidDel="00000000" w:rsidR="00000000" w:rsidRPr="00000000">
        <w:rPr>
          <w:color w:val="223142"/>
          <w:sz w:val="23"/>
          <w:szCs w:val="23"/>
          <w:rtl w:val="0"/>
        </w:rPr>
        <w:t xml:space="preserve">An "original creditor" is the company you originally owed the debt to — for example, the bank or credit card company whose card you used. A "debt buyer" is a company that purchases old or unpaid debts from original creditors (often for pennies on the dollar) and then tries to collect on them. Companies like Cavalry SPV, Midland Credit Management, and Portfolio Recovery Associates are typically debt buyers.</w:t>
      </w:r>
    </w:p>
    <w:p w:rsidR="00000000" w:rsidDel="00000000" w:rsidP="00000000" w:rsidRDefault="00000000" w:rsidRPr="00000000" w14:paraId="00000053">
      <w:pPr>
        <w:pStyle w:val="Heading3"/>
        <w:rPr/>
      </w:pPr>
      <w:bookmarkStart w:colFirst="0" w:colLast="0" w:name="_2i1vm6ke8swr" w:id="4"/>
      <w:bookmarkEnd w:id="4"/>
      <w:r w:rsidDel="00000000" w:rsidR="00000000" w:rsidRPr="00000000">
        <w:rPr>
          <w:rtl w:val="0"/>
        </w:rPr>
        <w:t xml:space="preserve">ORIGINAL.CREDITOR</w:t>
      </w:r>
    </w:p>
    <w:p w:rsidR="00000000" w:rsidDel="00000000" w:rsidP="00000000" w:rsidRDefault="00000000" w:rsidRPr="00000000" w14:paraId="00000054">
      <w:pPr>
        <w:rPr>
          <w:color w:val="223142"/>
          <w:sz w:val="23"/>
          <w:szCs w:val="23"/>
        </w:rPr>
      </w:pPr>
      <w:r w:rsidDel="00000000" w:rsidR="00000000" w:rsidRPr="00000000">
        <w:rPr>
          <w:rtl w:val="0"/>
        </w:rPr>
      </w:r>
    </w:p>
    <w:p w:rsidR="00000000" w:rsidDel="00000000" w:rsidP="00000000" w:rsidRDefault="00000000" w:rsidRPr="00000000" w14:paraId="00000055">
      <w:pPr>
        <w:rPr>
          <w:color w:val="223142"/>
          <w:sz w:val="23"/>
          <w:szCs w:val="23"/>
        </w:rPr>
      </w:pPr>
      <w:r w:rsidDel="00000000" w:rsidR="00000000" w:rsidRPr="00000000">
        <w:rPr>
          <w:color w:val="223142"/>
          <w:sz w:val="23"/>
          <w:szCs w:val="23"/>
          <w:rtl w:val="0"/>
        </w:rPr>
        <w:t xml:space="preserve">The original creditor is the company you first owed the debt to, before it was sold or transferred to another company. For a credit card, this is usually the bank that issued the card, which may be different from the store or brand printed on it. Look in the complaint’s numbered paragraphs for “original creditor,” “original issuer,” or “charge-off creditor,” and check any attached account statements. A charge-off creditor is the company that held the account when it recorded the unpaid balance as a loss; it is not always the original creditor. Your older statements or account agreement may help you confirm the name.</w:t>
      </w:r>
    </w:p>
    <w:p w:rsidR="00000000" w:rsidDel="00000000" w:rsidP="00000000" w:rsidRDefault="00000000" w:rsidRPr="00000000" w14:paraId="00000056">
      <w:pPr>
        <w:rPr>
          <w:color w:val="223142"/>
          <w:sz w:val="23"/>
          <w:szCs w:val="23"/>
        </w:rPr>
      </w:pPr>
      <w:r w:rsidDel="00000000" w:rsidR="00000000" w:rsidRPr="00000000">
        <w:rPr>
          <w:rtl w:val="0"/>
        </w:rPr>
      </w:r>
    </w:p>
    <w:p w:rsidR="00000000" w:rsidDel="00000000" w:rsidP="00000000" w:rsidRDefault="00000000" w:rsidRPr="00000000" w14:paraId="00000057">
      <w:pPr>
        <w:pStyle w:val="Heading3"/>
        <w:rPr/>
      </w:pPr>
      <w:bookmarkStart w:colFirst="0" w:colLast="0" w:name="_gpu611qlpmov" w:id="5"/>
      <w:bookmarkEnd w:id="5"/>
      <w:r w:rsidDel="00000000" w:rsidR="00000000" w:rsidRPr="00000000">
        <w:rPr>
          <w:rtl w:val="0"/>
        </w:rPr>
        <w:t xml:space="preserve">RECOGNIZE [not complaint-based]</w:t>
      </w:r>
    </w:p>
    <w:p w:rsidR="00000000" w:rsidDel="00000000" w:rsidP="00000000" w:rsidRDefault="00000000" w:rsidRPr="00000000" w14:paraId="00000058">
      <w:pPr>
        <w:rPr>
          <w:color w:val="223142"/>
          <w:sz w:val="23"/>
          <w:szCs w:val="23"/>
        </w:rPr>
      </w:pPr>
      <w:r w:rsidDel="00000000" w:rsidR="00000000" w:rsidRPr="00000000">
        <w:rPr>
          <w:rtl w:val="0"/>
        </w:rPr>
      </w:r>
    </w:p>
    <w:p w:rsidR="00000000" w:rsidDel="00000000" w:rsidP="00000000" w:rsidRDefault="00000000" w:rsidRPr="00000000" w14:paraId="00000059">
      <w:pPr>
        <w:rPr>
          <w:color w:val="223142"/>
          <w:sz w:val="23"/>
          <w:szCs w:val="23"/>
        </w:rPr>
      </w:pPr>
      <w:r w:rsidDel="00000000" w:rsidR="00000000" w:rsidRPr="00000000">
        <w:rPr>
          <w:color w:val="223142"/>
          <w:sz w:val="23"/>
          <w:szCs w:val="23"/>
          <w:rtl w:val="0"/>
        </w:rPr>
        <w:t xml:space="preserve">To determine if the plaintiff can sue you, check if you recognize the account in the complaint as one you opened. Look for the original creditor’s name, the account number or its last few digits, and any attached statements showing your name or purchases. Compare those details with your own memory or records. You may recognize the account as yours even if you do not recognize the debt buyer suing you. Recognizing the account does not mean you agree with the amount claimed. Using someone else’s card is also different from opening an account yourself. If the details are too limited to tell, you can say you are not sure.</w:t>
      </w:r>
    </w:p>
    <w:p w:rsidR="00000000" w:rsidDel="00000000" w:rsidP="00000000" w:rsidRDefault="00000000" w:rsidRPr="00000000" w14:paraId="0000005A">
      <w:pPr>
        <w:rPr>
          <w:color w:val="223142"/>
          <w:sz w:val="23"/>
          <w:szCs w:val="23"/>
        </w:rPr>
      </w:pPr>
      <w:r w:rsidDel="00000000" w:rsidR="00000000" w:rsidRPr="00000000">
        <w:rPr>
          <w:rtl w:val="0"/>
        </w:rPr>
      </w:r>
    </w:p>
    <w:p w:rsidR="00000000" w:rsidDel="00000000" w:rsidP="00000000" w:rsidRDefault="00000000" w:rsidRPr="00000000" w14:paraId="0000005B">
      <w:pPr>
        <w:pStyle w:val="Heading3"/>
        <w:rPr/>
      </w:pPr>
      <w:bookmarkStart w:colFirst="0" w:colLast="0" w:name="_dthyjaqij2wh" w:id="6"/>
      <w:bookmarkEnd w:id="6"/>
      <w:r w:rsidDel="00000000" w:rsidR="00000000" w:rsidRPr="00000000">
        <w:rPr>
          <w:rtl w:val="0"/>
        </w:rPr>
        <w:t xml:space="preserve">LAW.FIRM</w:t>
      </w:r>
    </w:p>
    <w:p w:rsidR="00000000" w:rsidDel="00000000" w:rsidP="00000000" w:rsidRDefault="00000000" w:rsidRPr="00000000" w14:paraId="0000005C">
      <w:pPr>
        <w:rPr>
          <w:color w:val="223142"/>
          <w:sz w:val="23"/>
          <w:szCs w:val="23"/>
        </w:rPr>
      </w:pPr>
      <w:r w:rsidDel="00000000" w:rsidR="00000000" w:rsidRPr="00000000">
        <w:rPr>
          <w:rtl w:val="0"/>
        </w:rPr>
      </w:r>
    </w:p>
    <w:p w:rsidR="00000000" w:rsidDel="00000000" w:rsidP="00000000" w:rsidRDefault="00000000" w:rsidRPr="00000000" w14:paraId="0000005D">
      <w:pPr>
        <w:rPr>
          <w:color w:val="223142"/>
          <w:sz w:val="23"/>
          <w:szCs w:val="23"/>
        </w:rPr>
      </w:pPr>
      <w:r w:rsidDel="00000000" w:rsidR="00000000" w:rsidRPr="00000000">
        <w:rPr>
          <w:color w:val="223142"/>
          <w:sz w:val="23"/>
          <w:szCs w:val="23"/>
          <w:rtl w:val="0"/>
        </w:rPr>
        <w:t xml:space="preserve">The law firm is the office of the lawyer representing the plaintiff in this lawsuit. Look at the top left of the complaint’s first page for the law firm, lawyer’s name, firm name, address, and telephone number. On a court form, this information is usually in the box labeled “Attorney or Party Without Attorney,” with the plaintiff identified next to “Attorney for.” The firm’s name may also appear near the lawyer’s signature at the end of the complaint. The law firm is often different from the plaintiff or original creditor; if only an individual lawyer is listed, you can provide that name.</w:t>
      </w:r>
    </w:p>
    <w:p w:rsidR="00000000" w:rsidDel="00000000" w:rsidP="00000000" w:rsidRDefault="00000000" w:rsidRPr="00000000" w14:paraId="0000005E">
      <w:pPr>
        <w:rPr>
          <w:color w:val="223142"/>
          <w:sz w:val="23"/>
          <w:szCs w:val="23"/>
        </w:rPr>
      </w:pPr>
      <w:r w:rsidDel="00000000" w:rsidR="00000000" w:rsidRPr="00000000">
        <w:rPr>
          <w:rtl w:val="0"/>
        </w:rPr>
      </w:r>
    </w:p>
    <w:p w:rsidR="00000000" w:rsidDel="00000000" w:rsidP="00000000" w:rsidRDefault="00000000" w:rsidRPr="00000000" w14:paraId="0000005F">
      <w:pPr>
        <w:pStyle w:val="Heading3"/>
        <w:rPr/>
      </w:pPr>
      <w:bookmarkStart w:colFirst="0" w:colLast="0" w:name="_kz2pzk3wnors" w:id="7"/>
      <w:bookmarkEnd w:id="7"/>
      <w:r w:rsidDel="00000000" w:rsidR="00000000" w:rsidRPr="00000000">
        <w:rPr>
          <w:rtl w:val="0"/>
        </w:rPr>
        <w:t xml:space="preserve">SUIT.TYPE</w:t>
      </w:r>
    </w:p>
    <w:p w:rsidR="00000000" w:rsidDel="00000000" w:rsidP="00000000" w:rsidRDefault="00000000" w:rsidRPr="00000000" w14:paraId="00000060">
      <w:pPr>
        <w:rPr>
          <w:color w:val="223142"/>
          <w:sz w:val="23"/>
          <w:szCs w:val="23"/>
        </w:rPr>
      </w:pPr>
      <w:r w:rsidDel="00000000" w:rsidR="00000000" w:rsidRPr="00000000">
        <w:rPr>
          <w:rtl w:val="0"/>
        </w:rPr>
      </w:r>
    </w:p>
    <w:p w:rsidR="00000000" w:rsidDel="00000000" w:rsidP="00000000" w:rsidRDefault="00000000" w:rsidRPr="00000000" w14:paraId="00000061">
      <w:pPr>
        <w:rPr>
          <w:color w:val="223142"/>
          <w:sz w:val="23"/>
          <w:szCs w:val="23"/>
        </w:rPr>
      </w:pPr>
      <w:r w:rsidDel="00000000" w:rsidR="00000000" w:rsidRPr="00000000">
        <w:rPr>
          <w:color w:val="223142"/>
          <w:sz w:val="23"/>
          <w:szCs w:val="23"/>
          <w:rtl w:val="0"/>
        </w:rPr>
        <w:t xml:space="preserve">There are two possible legal claims the plaintiff can list as the reasons for suing you. These are called “causes of action.” “Breach of contract” means the plaintiff says you broke an agreement, such as an agreement to repay borrowed money. “Common counts” are claims that you owe money, sometimes labeled “open book account,” “account stated,” or “money lent.” Look for these claim names on the first or second page of the complaint. A complaint can list both breach of contract and common counts, so identify all the claims shown.</w:t>
      </w:r>
    </w:p>
    <w:p w:rsidR="00000000" w:rsidDel="00000000" w:rsidP="00000000" w:rsidRDefault="00000000" w:rsidRPr="00000000" w14:paraId="00000062">
      <w:pPr>
        <w:rPr>
          <w:color w:val="223142"/>
          <w:sz w:val="23"/>
          <w:szCs w:val="23"/>
        </w:rPr>
      </w:pPr>
      <w:r w:rsidDel="00000000" w:rsidR="00000000" w:rsidRPr="00000000">
        <w:rPr>
          <w:rtl w:val="0"/>
        </w:rPr>
      </w:r>
    </w:p>
    <w:p w:rsidR="00000000" w:rsidDel="00000000" w:rsidP="00000000" w:rsidRDefault="00000000" w:rsidRPr="00000000" w14:paraId="00000063">
      <w:pPr>
        <w:pStyle w:val="Heading3"/>
        <w:rPr/>
      </w:pPr>
      <w:bookmarkStart w:colFirst="0" w:colLast="0" w:name="_8kz6jelkaiot" w:id="8"/>
      <w:bookmarkEnd w:id="8"/>
      <w:r w:rsidDel="00000000" w:rsidR="00000000" w:rsidRPr="00000000">
        <w:rPr>
          <w:rtl w:val="0"/>
        </w:rPr>
        <w:t xml:space="preserve">ORAL [not complaint-based]</w:t>
      </w:r>
    </w:p>
    <w:p w:rsidR="00000000" w:rsidDel="00000000" w:rsidP="00000000" w:rsidRDefault="00000000" w:rsidRPr="00000000" w14:paraId="00000064">
      <w:pPr>
        <w:rPr>
          <w:color w:val="223142"/>
          <w:sz w:val="23"/>
          <w:szCs w:val="23"/>
        </w:rPr>
      </w:pPr>
      <w:r w:rsidDel="00000000" w:rsidR="00000000" w:rsidRPr="00000000">
        <w:rPr>
          <w:rtl w:val="0"/>
        </w:rPr>
      </w:r>
    </w:p>
    <w:p w:rsidR="00000000" w:rsidDel="00000000" w:rsidP="00000000" w:rsidRDefault="00000000" w:rsidRPr="00000000" w14:paraId="00000065">
      <w:pPr>
        <w:rPr>
          <w:color w:val="223142"/>
          <w:sz w:val="23"/>
          <w:szCs w:val="23"/>
        </w:rPr>
      </w:pPr>
      <w:r w:rsidDel="00000000" w:rsidR="00000000" w:rsidRPr="00000000">
        <w:rPr>
          <w:color w:val="223142"/>
          <w:sz w:val="23"/>
          <w:szCs w:val="23"/>
          <w:rtl w:val="0"/>
        </w:rPr>
        <w:t xml:space="preserve">An oral agreement is an agreement made through spoken words with the original </w:t>
      </w:r>
      <w:commentRangeStart w:id="0"/>
      <w:r w:rsidDel="00000000" w:rsidR="00000000" w:rsidRPr="00000000">
        <w:rPr>
          <w:color w:val="223142"/>
          <w:sz w:val="23"/>
          <w:szCs w:val="23"/>
          <w:rtl w:val="0"/>
        </w:rPr>
        <w:t xml:space="preserve">creditor</w:t>
      </w:r>
      <w:commentRangeEnd w:id="0"/>
      <w:r w:rsidDel="00000000" w:rsidR="00000000" w:rsidRPr="00000000">
        <w:commentReference w:id="0"/>
      </w:r>
      <w:r w:rsidDel="00000000" w:rsidR="00000000" w:rsidRPr="00000000">
        <w:rPr>
          <w:color w:val="223142"/>
          <w:sz w:val="23"/>
          <w:szCs w:val="23"/>
          <w:rtl w:val="0"/>
        </w:rPr>
        <w:t xml:space="preserve">. A written agreement has terms recorded in a document, such as a credit card agreement, loan agreement, or electronic agreement. This field asks whether the agreement the lawsuit is based on is described as oral or written. If there is an attached agreement, there is a written agreement. If there is no attached agreement, check in the breach-of-contract section for “credit card agreement”, “loan agreement”, or “electronic agreement.” Not remembering a signature, or not seeing an agreement attached, does not by itself mean the agreement was oral.</w:t>
      </w:r>
    </w:p>
    <w:p w:rsidR="00000000" w:rsidDel="00000000" w:rsidP="00000000" w:rsidRDefault="00000000" w:rsidRPr="00000000" w14:paraId="00000066">
      <w:pPr>
        <w:rPr>
          <w:color w:val="223142"/>
          <w:sz w:val="23"/>
          <w:szCs w:val="23"/>
        </w:rPr>
      </w:pPr>
      <w:r w:rsidDel="00000000" w:rsidR="00000000" w:rsidRPr="00000000">
        <w:rPr>
          <w:rtl w:val="0"/>
        </w:rPr>
      </w:r>
    </w:p>
    <w:p w:rsidR="00000000" w:rsidDel="00000000" w:rsidP="00000000" w:rsidRDefault="00000000" w:rsidRPr="00000000" w14:paraId="00000067">
      <w:pPr>
        <w:pStyle w:val="Heading3"/>
        <w:rPr/>
      </w:pPr>
      <w:bookmarkStart w:colFirst="0" w:colLast="0" w:name="_41g3s7hy4wdg" w:id="9"/>
      <w:bookmarkEnd w:id="9"/>
      <w:r w:rsidDel="00000000" w:rsidR="00000000" w:rsidRPr="00000000">
        <w:rPr>
          <w:rtl w:val="0"/>
        </w:rPr>
        <w:t xml:space="preserve">AMOUNT</w:t>
      </w:r>
    </w:p>
    <w:p w:rsidR="00000000" w:rsidDel="00000000" w:rsidP="00000000" w:rsidRDefault="00000000" w:rsidRPr="00000000" w14:paraId="00000068">
      <w:pPr>
        <w:rPr>
          <w:color w:val="223142"/>
          <w:sz w:val="23"/>
          <w:szCs w:val="23"/>
        </w:rPr>
      </w:pPr>
      <w:r w:rsidDel="00000000" w:rsidR="00000000" w:rsidRPr="00000000">
        <w:rPr>
          <w:rtl w:val="0"/>
        </w:rPr>
      </w:r>
    </w:p>
    <w:p w:rsidR="00000000" w:rsidDel="00000000" w:rsidP="00000000" w:rsidRDefault="00000000" w:rsidRPr="00000000" w14:paraId="00000069">
      <w:pPr>
        <w:rPr>
          <w:color w:val="223142"/>
          <w:sz w:val="23"/>
          <w:szCs w:val="23"/>
        </w:rPr>
      </w:pPr>
      <w:r w:rsidDel="00000000" w:rsidR="00000000" w:rsidRPr="00000000">
        <w:rPr>
          <w:color w:val="223142"/>
          <w:sz w:val="23"/>
          <w:szCs w:val="23"/>
          <w:rtl w:val="0"/>
        </w:rPr>
        <w:t xml:space="preserve">The amount of money that the plaintiff claims you owe in this lawsuit will appear on the first or second page of the complaint. The plaintiff may ask for interest, court costs, or attorney’s fees separately. This field records the plaintiff’s claim; you can separately say whether you agree with it.</w:t>
      </w:r>
    </w:p>
    <w:p w:rsidR="00000000" w:rsidDel="00000000" w:rsidP="00000000" w:rsidRDefault="00000000" w:rsidRPr="00000000" w14:paraId="0000006A">
      <w:pPr>
        <w:rPr>
          <w:color w:val="223142"/>
          <w:sz w:val="23"/>
          <w:szCs w:val="23"/>
        </w:rPr>
      </w:pPr>
      <w:r w:rsidDel="00000000" w:rsidR="00000000" w:rsidRPr="00000000">
        <w:rPr>
          <w:rtl w:val="0"/>
        </w:rPr>
      </w:r>
    </w:p>
    <w:p w:rsidR="00000000" w:rsidDel="00000000" w:rsidP="00000000" w:rsidRDefault="00000000" w:rsidRPr="00000000" w14:paraId="0000006B">
      <w:pPr>
        <w:pStyle w:val="Heading3"/>
        <w:rPr/>
      </w:pPr>
      <w:bookmarkStart w:colFirst="0" w:colLast="0" w:name="_vsw4eldmn27q" w:id="10"/>
      <w:bookmarkEnd w:id="10"/>
      <w:r w:rsidDel="00000000" w:rsidR="00000000" w:rsidRPr="00000000">
        <w:rPr>
          <w:rtl w:val="0"/>
        </w:rPr>
        <w:t xml:space="preserve">OWNERSHIP</w:t>
      </w:r>
    </w:p>
    <w:p w:rsidR="00000000" w:rsidDel="00000000" w:rsidP="00000000" w:rsidRDefault="00000000" w:rsidRPr="00000000" w14:paraId="0000006C">
      <w:pPr>
        <w:rPr>
          <w:color w:val="223142"/>
          <w:sz w:val="23"/>
          <w:szCs w:val="23"/>
        </w:rPr>
      </w:pPr>
      <w:r w:rsidDel="00000000" w:rsidR="00000000" w:rsidRPr="00000000">
        <w:rPr>
          <w:rtl w:val="0"/>
        </w:rPr>
      </w:r>
    </w:p>
    <w:p w:rsidR="00000000" w:rsidDel="00000000" w:rsidP="00000000" w:rsidRDefault="00000000" w:rsidRPr="00000000" w14:paraId="0000006D">
      <w:pPr>
        <w:rPr>
          <w:color w:val="223142"/>
          <w:sz w:val="23"/>
          <w:szCs w:val="23"/>
        </w:rPr>
      </w:pPr>
      <w:r w:rsidDel="00000000" w:rsidR="00000000" w:rsidRPr="00000000">
        <w:rPr>
          <w:color w:val="223142"/>
          <w:sz w:val="23"/>
          <w:szCs w:val="23"/>
          <w:rtl w:val="0"/>
        </w:rPr>
        <w:t xml:space="preserve">The complaint must say the plaintiff owns the debt and has the right to sue to collect it. The plaintiff does not need to provide additional proof in order to state ownership. </w:t>
      </w:r>
    </w:p>
    <w:p w:rsidR="00000000" w:rsidDel="00000000" w:rsidP="00000000" w:rsidRDefault="00000000" w:rsidRPr="00000000" w14:paraId="0000006E">
      <w:pPr>
        <w:rPr>
          <w:color w:val="223142"/>
          <w:sz w:val="23"/>
          <w:szCs w:val="23"/>
        </w:rPr>
      </w:pPr>
      <w:r w:rsidDel="00000000" w:rsidR="00000000" w:rsidRPr="00000000">
        <w:rPr>
          <w:rtl w:val="0"/>
        </w:rPr>
      </w:r>
    </w:p>
    <w:p w:rsidR="00000000" w:rsidDel="00000000" w:rsidP="00000000" w:rsidRDefault="00000000" w:rsidRPr="00000000" w14:paraId="0000006F">
      <w:pPr>
        <w:numPr>
          <w:ilvl w:val="0"/>
          <w:numId w:val="11"/>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70">
      <w:pPr>
        <w:numPr>
          <w:ilvl w:val="1"/>
          <w:numId w:val="11"/>
        </w:numPr>
        <w:ind w:left="1440" w:hanging="360"/>
        <w:rPr>
          <w:color w:val="223142"/>
          <w:sz w:val="23"/>
          <w:szCs w:val="23"/>
          <w:u w:val="none"/>
        </w:rPr>
      </w:pPr>
      <w:r w:rsidDel="00000000" w:rsidR="00000000" w:rsidRPr="00000000">
        <w:rPr>
          <w:color w:val="223142"/>
          <w:sz w:val="23"/>
          <w:szCs w:val="23"/>
          <w:rtl w:val="0"/>
        </w:rPr>
        <w:t xml:space="preserve">When [ORIGINAL.CREDITOR] or other company sold the debt to [PLAINTIFF], it assigned the right to collect the debt to [PLAINTIFF]. A debt buyer must state they bought the account from the original creditor or another company.  Look in the numbered paragraphs for phrases such as “legal owner,” “assignee,” “assigned to plaintiff,” or “all right, title, and interest.” </w:t>
      </w:r>
    </w:p>
    <w:p w:rsidR="00000000" w:rsidDel="00000000" w:rsidP="00000000" w:rsidRDefault="00000000" w:rsidRPr="00000000" w14:paraId="00000071">
      <w:pPr>
        <w:ind w:left="1440" w:firstLine="0"/>
        <w:rPr>
          <w:color w:val="223142"/>
          <w:sz w:val="23"/>
          <w:szCs w:val="23"/>
        </w:rPr>
      </w:pPr>
      <w:r w:rsidDel="00000000" w:rsidR="00000000" w:rsidRPr="00000000">
        <w:rPr>
          <w:rtl w:val="0"/>
        </w:rPr>
      </w:r>
    </w:p>
    <w:p w:rsidR="00000000" w:rsidDel="00000000" w:rsidP="00000000" w:rsidRDefault="00000000" w:rsidRPr="00000000" w14:paraId="00000072">
      <w:pPr>
        <w:numPr>
          <w:ilvl w:val="0"/>
          <w:numId w:val="11"/>
        </w:numPr>
        <w:ind w:left="720" w:hanging="360"/>
        <w:rPr>
          <w:color w:val="223142"/>
          <w:sz w:val="23"/>
          <w:szCs w:val="23"/>
          <w:u w:val="none"/>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73">
      <w:pPr>
        <w:numPr>
          <w:ilvl w:val="1"/>
          <w:numId w:val="11"/>
        </w:numPr>
        <w:ind w:left="1440" w:hanging="360"/>
        <w:rPr>
          <w:color w:val="223142"/>
          <w:sz w:val="23"/>
          <w:szCs w:val="23"/>
          <w:u w:val="none"/>
        </w:rPr>
      </w:pPr>
      <w:r w:rsidDel="00000000" w:rsidR="00000000" w:rsidRPr="00000000">
        <w:rPr>
          <w:color w:val="223142"/>
          <w:sz w:val="23"/>
          <w:szCs w:val="23"/>
          <w:rtl w:val="0"/>
        </w:rPr>
        <w:t xml:space="preserve">An original creditor must state it is the legal owner (“true owner”) of the debt and that it has the right to bring a debt collection case. Look in the numbered paragraphs for phrases such as “legal owner,” “sole owner,” or “all right, title, and interest.” </w:t>
      </w:r>
    </w:p>
    <w:p w:rsidR="00000000" w:rsidDel="00000000" w:rsidP="00000000" w:rsidRDefault="00000000" w:rsidRPr="00000000" w14:paraId="00000074">
      <w:pPr>
        <w:rPr>
          <w:color w:val="223142"/>
          <w:sz w:val="23"/>
          <w:szCs w:val="23"/>
        </w:rPr>
      </w:pPr>
      <w:r w:rsidDel="00000000" w:rsidR="00000000" w:rsidRPr="00000000">
        <w:rPr>
          <w:rtl w:val="0"/>
        </w:rPr>
      </w:r>
    </w:p>
    <w:p w:rsidR="00000000" w:rsidDel="00000000" w:rsidP="00000000" w:rsidRDefault="00000000" w:rsidRPr="00000000" w14:paraId="00000075">
      <w:pPr>
        <w:pStyle w:val="Heading3"/>
        <w:rPr/>
      </w:pPr>
      <w:bookmarkStart w:colFirst="0" w:colLast="0" w:name="_ot50b03joki4" w:id="11"/>
      <w:bookmarkEnd w:id="11"/>
      <w:r w:rsidDel="00000000" w:rsidR="00000000" w:rsidRPr="00000000">
        <w:rPr>
          <w:rtl w:val="0"/>
        </w:rPr>
        <w:t xml:space="preserve">LAST.PAYMENT.DATE</w:t>
      </w:r>
    </w:p>
    <w:p w:rsidR="00000000" w:rsidDel="00000000" w:rsidP="00000000" w:rsidRDefault="00000000" w:rsidRPr="00000000" w14:paraId="00000076">
      <w:pPr>
        <w:rPr>
          <w:color w:val="223142"/>
          <w:sz w:val="23"/>
          <w:szCs w:val="23"/>
        </w:rPr>
      </w:pPr>
      <w:r w:rsidDel="00000000" w:rsidR="00000000" w:rsidRPr="00000000">
        <w:rPr>
          <w:rtl w:val="0"/>
        </w:rPr>
      </w:r>
    </w:p>
    <w:p w:rsidR="00000000" w:rsidDel="00000000" w:rsidP="00000000" w:rsidRDefault="00000000" w:rsidRPr="00000000" w14:paraId="00000077">
      <w:pPr>
        <w:numPr>
          <w:ilvl w:val="0"/>
          <w:numId w:val="12"/>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78">
      <w:pPr>
        <w:numPr>
          <w:ilvl w:val="1"/>
          <w:numId w:val="12"/>
        </w:numPr>
        <w:ind w:left="1440" w:hanging="360"/>
        <w:rPr>
          <w:color w:val="223142"/>
          <w:sz w:val="23"/>
          <w:szCs w:val="23"/>
          <w:u w:val="none"/>
        </w:rPr>
      </w:pPr>
      <w:r w:rsidDel="00000000" w:rsidR="00000000" w:rsidRPr="00000000">
        <w:rPr>
          <w:color w:val="223142"/>
          <w:sz w:val="23"/>
          <w:szCs w:val="23"/>
          <w:rtl w:val="0"/>
        </w:rPr>
        <w:t xml:space="preserve">If you’ve made any payments to [PLAINTIFF], the last payment date is the date of the most recent payment on the account to [PLAINTIFF]. Otherwise, this is the date of the most recent payment to [ORIGINAL.CREDITOR] or another company which owned the debt. </w:t>
      </w:r>
    </w:p>
    <w:p w:rsidR="00000000" w:rsidDel="00000000" w:rsidP="00000000" w:rsidRDefault="00000000" w:rsidRPr="00000000" w14:paraId="00000079">
      <w:pPr>
        <w:numPr>
          <w:ilvl w:val="0"/>
          <w:numId w:val="12"/>
        </w:numPr>
        <w:ind w:left="720" w:hanging="360"/>
        <w:rPr>
          <w:color w:val="223142"/>
          <w:sz w:val="23"/>
          <w:szCs w:val="23"/>
          <w:u w:val="none"/>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7A">
      <w:pPr>
        <w:numPr>
          <w:ilvl w:val="1"/>
          <w:numId w:val="12"/>
        </w:numPr>
        <w:ind w:left="1440" w:hanging="360"/>
        <w:rPr>
          <w:color w:val="223142"/>
          <w:sz w:val="23"/>
          <w:szCs w:val="23"/>
          <w:u w:val="none"/>
        </w:rPr>
      </w:pPr>
      <w:r w:rsidDel="00000000" w:rsidR="00000000" w:rsidRPr="00000000">
        <w:rPr>
          <w:color w:val="223142"/>
          <w:sz w:val="23"/>
          <w:szCs w:val="23"/>
          <w:rtl w:val="0"/>
        </w:rPr>
        <w:t xml:space="preserve">The last payment date is the date of the most recent payment to [PLAINTIFF]. </w:t>
      </w:r>
    </w:p>
    <w:p w:rsidR="00000000" w:rsidDel="00000000" w:rsidP="00000000" w:rsidRDefault="00000000" w:rsidRPr="00000000" w14:paraId="0000007B">
      <w:pPr>
        <w:ind w:left="0" w:firstLine="0"/>
        <w:rPr>
          <w:color w:val="223142"/>
          <w:sz w:val="23"/>
          <w:szCs w:val="23"/>
        </w:rPr>
      </w:pPr>
      <w:r w:rsidDel="00000000" w:rsidR="00000000" w:rsidRPr="00000000">
        <w:rPr>
          <w:rtl w:val="0"/>
        </w:rPr>
      </w:r>
    </w:p>
    <w:p w:rsidR="00000000" w:rsidDel="00000000" w:rsidP="00000000" w:rsidRDefault="00000000" w:rsidRPr="00000000" w14:paraId="0000007C">
      <w:pPr>
        <w:ind w:left="0" w:firstLine="0"/>
        <w:rPr>
          <w:color w:val="223142"/>
          <w:sz w:val="23"/>
          <w:szCs w:val="23"/>
        </w:rPr>
      </w:pPr>
      <w:r w:rsidDel="00000000" w:rsidR="00000000" w:rsidRPr="00000000">
        <w:rPr>
          <w:color w:val="223142"/>
          <w:sz w:val="23"/>
          <w:szCs w:val="23"/>
          <w:rtl w:val="0"/>
        </w:rPr>
        <w:t xml:space="preserve">The complaint may list it in the numbered paragraphs as “last payment date,” and an attached statement may show a payment and its date. A “charge-off” date, the date a creditor recorded the unpaid balance as a loss, is different from a payment date. </w:t>
      </w:r>
    </w:p>
    <w:p w:rsidR="00000000" w:rsidDel="00000000" w:rsidP="00000000" w:rsidRDefault="00000000" w:rsidRPr="00000000" w14:paraId="0000007D">
      <w:pPr>
        <w:ind w:left="0" w:firstLine="0"/>
        <w:rPr>
          <w:color w:val="223142"/>
          <w:sz w:val="23"/>
          <w:szCs w:val="23"/>
        </w:rPr>
      </w:pPr>
      <w:r w:rsidDel="00000000" w:rsidR="00000000" w:rsidRPr="00000000">
        <w:rPr>
          <w:rtl w:val="0"/>
        </w:rPr>
      </w:r>
    </w:p>
    <w:p w:rsidR="00000000" w:rsidDel="00000000" w:rsidP="00000000" w:rsidRDefault="00000000" w:rsidRPr="00000000" w14:paraId="0000007E">
      <w:pPr>
        <w:numPr>
          <w:ilvl w:val="0"/>
          <w:numId w:val="6"/>
        </w:numPr>
        <w:ind w:left="720" w:hanging="360"/>
        <w:rPr>
          <w:color w:val="223142"/>
          <w:sz w:val="23"/>
          <w:szCs w:val="23"/>
          <w:u w:val="none"/>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7F">
      <w:pPr>
        <w:numPr>
          <w:ilvl w:val="1"/>
          <w:numId w:val="6"/>
        </w:numPr>
        <w:ind w:left="1440" w:hanging="360"/>
        <w:rPr>
          <w:color w:val="223142"/>
          <w:sz w:val="23"/>
          <w:szCs w:val="23"/>
          <w:u w:val="none"/>
        </w:rPr>
      </w:pPr>
      <w:r w:rsidDel="00000000" w:rsidR="00000000" w:rsidRPr="00000000">
        <w:rPr>
          <w:color w:val="223142"/>
          <w:sz w:val="23"/>
          <w:szCs w:val="23"/>
          <w:rtl w:val="0"/>
        </w:rPr>
        <w:t xml:space="preserve">The complaint lists the last payment date as [LAST.PAYMENT.DATE]. </w:t>
      </w:r>
    </w:p>
    <w:p w:rsidR="00000000" w:rsidDel="00000000" w:rsidP="00000000" w:rsidRDefault="00000000" w:rsidRPr="00000000" w14:paraId="00000080">
      <w:pPr>
        <w:numPr>
          <w:ilvl w:val="0"/>
          <w:numId w:val="6"/>
        </w:numPr>
        <w:ind w:left="720" w:hanging="360"/>
        <w:rPr>
          <w:color w:val="223142"/>
          <w:sz w:val="23"/>
          <w:szCs w:val="23"/>
          <w:u w:val="none"/>
        </w:rPr>
      </w:pPr>
      <w:r w:rsidDel="00000000" w:rsidR="00000000" w:rsidRPr="00000000">
        <w:rPr>
          <w:color w:val="223142"/>
          <w:sz w:val="23"/>
          <w:szCs w:val="23"/>
          <w:rtl w:val="0"/>
        </w:rPr>
        <w:t xml:space="preserve">IF LAST.PAYMENT.DATE = NA</w:t>
      </w:r>
    </w:p>
    <w:p w:rsidR="00000000" w:rsidDel="00000000" w:rsidP="00000000" w:rsidRDefault="00000000" w:rsidRPr="00000000" w14:paraId="00000081">
      <w:pPr>
        <w:numPr>
          <w:ilvl w:val="1"/>
          <w:numId w:val="6"/>
        </w:numPr>
        <w:ind w:left="1440" w:hanging="360"/>
        <w:rPr>
          <w:color w:val="223142"/>
          <w:sz w:val="23"/>
          <w:szCs w:val="23"/>
          <w:u w:val="none"/>
        </w:rPr>
      </w:pPr>
      <w:r w:rsidDel="00000000" w:rsidR="00000000" w:rsidRPr="00000000">
        <w:rPr>
          <w:color w:val="223142"/>
          <w:sz w:val="23"/>
          <w:szCs w:val="23"/>
          <w:rtl w:val="0"/>
        </w:rPr>
        <w:t xml:space="preserve">The complaint does not appear to list the last payment date.</w:t>
      </w:r>
    </w:p>
    <w:p w:rsidR="00000000" w:rsidDel="00000000" w:rsidP="00000000" w:rsidRDefault="00000000" w:rsidRPr="00000000" w14:paraId="00000082">
      <w:pPr>
        <w:rPr>
          <w:color w:val="223142"/>
          <w:sz w:val="23"/>
          <w:szCs w:val="23"/>
        </w:rPr>
      </w:pPr>
      <w:r w:rsidDel="00000000" w:rsidR="00000000" w:rsidRPr="00000000">
        <w:rPr>
          <w:rtl w:val="0"/>
        </w:rPr>
      </w:r>
    </w:p>
    <w:p w:rsidR="00000000" w:rsidDel="00000000" w:rsidP="00000000" w:rsidRDefault="00000000" w:rsidRPr="00000000" w14:paraId="00000083">
      <w:pPr>
        <w:pStyle w:val="Heading3"/>
        <w:rPr/>
      </w:pPr>
      <w:bookmarkStart w:colFirst="0" w:colLast="0" w:name="_wbtfj06oqxc0" w:id="12"/>
      <w:bookmarkEnd w:id="12"/>
      <w:r w:rsidDel="00000000" w:rsidR="00000000" w:rsidRPr="00000000">
        <w:rPr>
          <w:rtl w:val="0"/>
        </w:rPr>
        <w:t xml:space="preserve">OPEN.DATE</w:t>
      </w:r>
    </w:p>
    <w:p w:rsidR="00000000" w:rsidDel="00000000" w:rsidP="00000000" w:rsidRDefault="00000000" w:rsidRPr="00000000" w14:paraId="00000084">
      <w:pPr>
        <w:rPr>
          <w:color w:val="223142"/>
          <w:sz w:val="23"/>
          <w:szCs w:val="23"/>
        </w:rPr>
      </w:pPr>
      <w:r w:rsidDel="00000000" w:rsidR="00000000" w:rsidRPr="00000000">
        <w:rPr>
          <w:rtl w:val="0"/>
        </w:rPr>
      </w:r>
    </w:p>
    <w:p w:rsidR="00000000" w:rsidDel="00000000" w:rsidP="00000000" w:rsidRDefault="00000000" w:rsidRPr="00000000" w14:paraId="00000085">
      <w:pPr>
        <w:rPr>
          <w:color w:val="223142"/>
          <w:sz w:val="23"/>
          <w:szCs w:val="23"/>
        </w:rPr>
      </w:pPr>
      <w:r w:rsidDel="00000000" w:rsidR="00000000" w:rsidRPr="00000000">
        <w:rPr>
          <w:color w:val="223142"/>
          <w:sz w:val="23"/>
          <w:szCs w:val="23"/>
          <w:rtl w:val="0"/>
        </w:rPr>
        <w:t xml:space="preserve">The account opening date is the date the account was first opened or the agreement began. Look in the complaint’s numbered paragraphs for “account opened,” “entered into an agreement,” or “contract date,” and check any attached agreement or account records. This is different from the date the account was sold to a debt buyer, the date of the last payment, or the date the lawsuit was filed. The statement date printed on a monthly bill is not necessarily the account-opening date. If the complaint does not give a clear opening date, you can say it is not listed; if you disagree with the date, your own account records may help you confirm it.</w:t>
      </w:r>
    </w:p>
    <w:p w:rsidR="00000000" w:rsidDel="00000000" w:rsidP="00000000" w:rsidRDefault="00000000" w:rsidRPr="00000000" w14:paraId="00000086">
      <w:pPr>
        <w:rPr>
          <w:color w:val="223142"/>
          <w:sz w:val="23"/>
          <w:szCs w:val="23"/>
        </w:rPr>
      </w:pPr>
      <w:r w:rsidDel="00000000" w:rsidR="00000000" w:rsidRPr="00000000">
        <w:rPr>
          <w:rtl w:val="0"/>
        </w:rPr>
      </w:r>
    </w:p>
    <w:p w:rsidR="00000000" w:rsidDel="00000000" w:rsidP="00000000" w:rsidRDefault="00000000" w:rsidRPr="00000000" w14:paraId="00000087">
      <w:pPr>
        <w:pStyle w:val="Heading3"/>
        <w:rPr/>
      </w:pPr>
      <w:bookmarkStart w:colFirst="0" w:colLast="0" w:name="_zdj71vprfbt7" w:id="13"/>
      <w:bookmarkEnd w:id="13"/>
      <w:r w:rsidDel="00000000" w:rsidR="00000000" w:rsidRPr="00000000">
        <w:rPr>
          <w:rtl w:val="0"/>
        </w:rPr>
        <w:t xml:space="preserve">COMPLAINT.DATE</w:t>
      </w:r>
    </w:p>
    <w:p w:rsidR="00000000" w:rsidDel="00000000" w:rsidP="00000000" w:rsidRDefault="00000000" w:rsidRPr="00000000" w14:paraId="00000088">
      <w:pPr>
        <w:rPr>
          <w:color w:val="223142"/>
          <w:sz w:val="23"/>
          <w:szCs w:val="23"/>
        </w:rPr>
      </w:pPr>
      <w:r w:rsidDel="00000000" w:rsidR="00000000" w:rsidRPr="00000000">
        <w:rPr>
          <w:rtl w:val="0"/>
        </w:rPr>
      </w:r>
    </w:p>
    <w:p w:rsidR="00000000" w:rsidDel="00000000" w:rsidP="00000000" w:rsidRDefault="00000000" w:rsidRPr="00000000" w14:paraId="00000089">
      <w:pPr>
        <w:rPr>
          <w:color w:val="223142"/>
          <w:sz w:val="23"/>
          <w:szCs w:val="23"/>
        </w:rPr>
      </w:pPr>
      <w:r w:rsidDel="00000000" w:rsidR="00000000" w:rsidRPr="00000000">
        <w:rPr>
          <w:color w:val="223142"/>
          <w:sz w:val="23"/>
          <w:szCs w:val="23"/>
          <w:rtl w:val="0"/>
        </w:rPr>
        <w:t xml:space="preserve">The complaint date is the date the plaintiff filed the complaint with the court, starting the lawsuit. Look for a court stamp or electronic filing mark on the first page, often near the top right, labeled “Filed,” “Electronically Filed,” or “E-Filed.” Use the complaint’s filing date, rather than the date next to the lawyer’s signature, the date on the summons, or the date you received the papers. If the complaint is marked “Amended,” or you see more than one filing date, clinic staff can help identify the original complaint’s filing date. If no filing mark is visible, the court’s case record may show when the complaint was filed.</w:t>
      </w:r>
    </w:p>
    <w:p w:rsidR="00000000" w:rsidDel="00000000" w:rsidP="00000000" w:rsidRDefault="00000000" w:rsidRPr="00000000" w14:paraId="0000008A">
      <w:pPr>
        <w:rPr>
          <w:color w:val="223142"/>
          <w:sz w:val="23"/>
          <w:szCs w:val="23"/>
        </w:rPr>
      </w:pPr>
      <w:r w:rsidDel="00000000" w:rsidR="00000000" w:rsidRPr="00000000">
        <w:rPr>
          <w:rtl w:val="0"/>
        </w:rPr>
      </w:r>
    </w:p>
    <w:p w:rsidR="00000000" w:rsidDel="00000000" w:rsidP="00000000" w:rsidRDefault="00000000" w:rsidRPr="00000000" w14:paraId="0000008B">
      <w:pPr>
        <w:pStyle w:val="Heading3"/>
        <w:rPr/>
      </w:pPr>
      <w:bookmarkStart w:colFirst="0" w:colLast="0" w:name="_42yv65dxba1f" w:id="14"/>
      <w:bookmarkEnd w:id="14"/>
      <w:r w:rsidDel="00000000" w:rsidR="00000000" w:rsidRPr="00000000">
        <w:rPr>
          <w:rtl w:val="0"/>
        </w:rPr>
        <w:t xml:space="preserve">STATEMENT</w:t>
      </w:r>
    </w:p>
    <w:p w:rsidR="00000000" w:rsidDel="00000000" w:rsidP="00000000" w:rsidRDefault="00000000" w:rsidRPr="00000000" w14:paraId="0000008C">
      <w:pPr>
        <w:rPr>
          <w:color w:val="223142"/>
          <w:sz w:val="23"/>
          <w:szCs w:val="23"/>
        </w:rPr>
      </w:pPr>
      <w:r w:rsidDel="00000000" w:rsidR="00000000" w:rsidRPr="00000000">
        <w:rPr>
          <w:rtl w:val="0"/>
        </w:rPr>
      </w:r>
    </w:p>
    <w:p w:rsidR="00000000" w:rsidDel="00000000" w:rsidP="00000000" w:rsidRDefault="00000000" w:rsidRPr="00000000" w14:paraId="0000008D">
      <w:pPr>
        <w:rPr>
          <w:color w:val="223142"/>
          <w:sz w:val="23"/>
          <w:szCs w:val="23"/>
        </w:rPr>
      </w:pPr>
      <w:r w:rsidDel="00000000" w:rsidR="00000000" w:rsidRPr="00000000">
        <w:rPr>
          <w:color w:val="223142"/>
          <w:sz w:val="23"/>
          <w:szCs w:val="23"/>
          <w:rtl w:val="0"/>
        </w:rPr>
        <w:t xml:space="preserve">An account statement is a bill or record from the creditor showing activity and the balance on an account. A credit card statement usually includes the creditor’s name, your name, part of the account number, a statement period, charges, payments, and a balance. This field asks whether a</w:t>
      </w:r>
      <w:ins w:author="Frances Hung" w:id="6" w:date="2026-10-12T01:23:14Z">
        <w:r w:rsidDel="00000000" w:rsidR="00000000" w:rsidRPr="00000000">
          <w:rPr>
            <w:color w:val="223142"/>
            <w:sz w:val="23"/>
            <w:szCs w:val="23"/>
            <w:rtl w:val="0"/>
          </w:rPr>
          <w:t xml:space="preserve"> final</w:t>
        </w:r>
      </w:ins>
      <w:r w:rsidDel="00000000" w:rsidR="00000000" w:rsidRPr="00000000">
        <w:rPr>
          <w:color w:val="223142"/>
          <w:sz w:val="23"/>
          <w:szCs w:val="23"/>
          <w:rtl w:val="0"/>
        </w:rPr>
        <w:t xml:space="preserve"> statement </w:t>
      </w:r>
      <w:ins w:author="Frances Hung" w:id="7" w:date="2026-10-12T01:23:34Z">
        <w:r w:rsidDel="00000000" w:rsidR="00000000" w:rsidRPr="00000000">
          <w:rPr>
            <w:color w:val="223142"/>
            <w:sz w:val="23"/>
            <w:szCs w:val="23"/>
            <w:rtl w:val="0"/>
          </w:rPr>
          <w:t xml:space="preserve">showing your final balance </w:t>
        </w:r>
      </w:ins>
      <w:r w:rsidDel="00000000" w:rsidR="00000000" w:rsidRPr="00000000">
        <w:rPr>
          <w:color w:val="223142"/>
          <w:sz w:val="23"/>
          <w:szCs w:val="23"/>
          <w:rtl w:val="0"/>
        </w:rPr>
        <w:t xml:space="preserve">is attached to the complaint. </w:t>
      </w:r>
    </w:p>
    <w:p w:rsidR="00000000" w:rsidDel="00000000" w:rsidP="00000000" w:rsidRDefault="00000000" w:rsidRPr="00000000" w14:paraId="0000008E">
      <w:pPr>
        <w:rPr>
          <w:color w:val="223142"/>
          <w:sz w:val="23"/>
          <w:szCs w:val="23"/>
        </w:rPr>
      </w:pPr>
      <w:r w:rsidDel="00000000" w:rsidR="00000000" w:rsidRPr="00000000">
        <w:rPr>
          <w:rtl w:val="0"/>
        </w:rPr>
      </w:r>
    </w:p>
    <w:p w:rsidR="00000000" w:rsidDel="00000000" w:rsidP="00000000" w:rsidRDefault="00000000" w:rsidRPr="00000000" w14:paraId="0000008F">
      <w:pPr>
        <w:numPr>
          <w:ilvl w:val="0"/>
          <w:numId w:val="14"/>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90">
      <w:pPr>
        <w:numPr>
          <w:ilvl w:val="1"/>
          <w:numId w:val="14"/>
        </w:numPr>
        <w:ind w:left="1440" w:hanging="360"/>
        <w:rPr>
          <w:color w:val="223142"/>
          <w:sz w:val="23"/>
          <w:szCs w:val="23"/>
          <w:u w:val="none"/>
        </w:rPr>
      </w:pPr>
      <w:r w:rsidDel="00000000" w:rsidR="00000000" w:rsidRPr="00000000">
        <w:rPr>
          <w:color w:val="223142"/>
          <w:sz w:val="23"/>
          <w:szCs w:val="23"/>
          <w:rtl w:val="0"/>
        </w:rPr>
        <w:t xml:space="preserve">The final statement should include a charge-off date, reflecting when [ORIGINAL.CREDITOR] recorded the balance as a loss.</w:t>
      </w:r>
    </w:p>
    <w:p w:rsidR="00000000" w:rsidDel="00000000" w:rsidP="00000000" w:rsidRDefault="00000000" w:rsidRPr="00000000" w14:paraId="00000091">
      <w:pPr>
        <w:rPr>
          <w:color w:val="223142"/>
          <w:sz w:val="23"/>
          <w:szCs w:val="23"/>
        </w:rPr>
      </w:pPr>
      <w:r w:rsidDel="00000000" w:rsidR="00000000" w:rsidRPr="00000000">
        <w:rPr>
          <w:rtl w:val="0"/>
        </w:rPr>
      </w:r>
    </w:p>
    <w:p w:rsidR="00000000" w:rsidDel="00000000" w:rsidP="00000000" w:rsidRDefault="00000000" w:rsidRPr="00000000" w14:paraId="00000092">
      <w:pPr>
        <w:rPr>
          <w:color w:val="223142"/>
          <w:sz w:val="23"/>
          <w:szCs w:val="23"/>
        </w:rPr>
      </w:pPr>
      <w:r w:rsidDel="00000000" w:rsidR="00000000" w:rsidRPr="00000000">
        <w:rPr>
          <w:color w:val="223142"/>
          <w:sz w:val="23"/>
          <w:szCs w:val="23"/>
          <w:rtl w:val="0"/>
        </w:rPr>
        <w:t xml:space="preserve">Look through the pages after the complaint for documents labeled “Exhibit” or “Attachment,” especially pages that look like monthly bills. A credit card agreement lists account terms and is different from a statement. A paragraph saying how much you owe is also different from an attached statement.</w:t>
      </w:r>
    </w:p>
    <w:p w:rsidR="00000000" w:rsidDel="00000000" w:rsidP="00000000" w:rsidRDefault="00000000" w:rsidRPr="00000000" w14:paraId="00000093">
      <w:pPr>
        <w:rPr>
          <w:color w:val="223142"/>
          <w:sz w:val="23"/>
          <w:szCs w:val="23"/>
        </w:rPr>
      </w:pPr>
      <w:r w:rsidDel="00000000" w:rsidR="00000000" w:rsidRPr="00000000">
        <w:rPr>
          <w:rtl w:val="0"/>
        </w:rPr>
      </w:r>
    </w:p>
    <w:p w:rsidR="00000000" w:rsidDel="00000000" w:rsidP="00000000" w:rsidRDefault="00000000" w:rsidRPr="00000000" w14:paraId="00000094">
      <w:pPr>
        <w:pStyle w:val="Heading3"/>
        <w:rPr/>
      </w:pPr>
      <w:bookmarkStart w:colFirst="0" w:colLast="0" w:name="_folzh2w4a515" w:id="15"/>
      <w:bookmarkEnd w:id="15"/>
      <w:r w:rsidDel="00000000" w:rsidR="00000000" w:rsidRPr="00000000">
        <w:rPr>
          <w:rtl w:val="0"/>
        </w:rPr>
        <w:t xml:space="preserve">OWNERSHIP.PROOF</w:t>
      </w:r>
    </w:p>
    <w:p w:rsidR="00000000" w:rsidDel="00000000" w:rsidP="00000000" w:rsidRDefault="00000000" w:rsidRPr="00000000" w14:paraId="00000095">
      <w:pPr>
        <w:rPr>
          <w:color w:val="223142"/>
          <w:sz w:val="23"/>
          <w:szCs w:val="23"/>
        </w:rPr>
      </w:pPr>
      <w:r w:rsidDel="00000000" w:rsidR="00000000" w:rsidRPr="00000000">
        <w:rPr>
          <w:rtl w:val="0"/>
        </w:rPr>
      </w:r>
    </w:p>
    <w:p w:rsidR="00000000" w:rsidDel="00000000" w:rsidP="00000000" w:rsidRDefault="00000000" w:rsidRPr="00000000" w14:paraId="00000096">
      <w:pPr>
        <w:rPr>
          <w:color w:val="223142"/>
          <w:sz w:val="23"/>
          <w:szCs w:val="23"/>
        </w:rPr>
      </w:pPr>
      <w:r w:rsidDel="00000000" w:rsidR="00000000" w:rsidRPr="00000000">
        <w:rPr>
          <w:color w:val="223142"/>
          <w:sz w:val="23"/>
          <w:szCs w:val="23"/>
          <w:rtl w:val="0"/>
        </w:rPr>
        <w:t xml:space="preserve">Proof of ownership consists of documents supporting the plaintiff’s claimed ownership or right to collect, attached to the complaint. Flip to the exhibits and attachments after the main complaint form.</w:t>
      </w:r>
    </w:p>
    <w:p w:rsidR="00000000" w:rsidDel="00000000" w:rsidP="00000000" w:rsidRDefault="00000000" w:rsidRPr="00000000" w14:paraId="00000097">
      <w:pPr>
        <w:numPr>
          <w:ilvl w:val="0"/>
          <w:numId w:val="3"/>
        </w:numPr>
        <w:ind w:left="720" w:hanging="360"/>
        <w:rPr>
          <w:color w:val="223142"/>
          <w:sz w:val="23"/>
          <w:szCs w:val="23"/>
          <w:u w:val="none"/>
        </w:rPr>
      </w:pPr>
      <w:r w:rsidDel="00000000" w:rsidR="00000000" w:rsidRPr="00000000">
        <w:rPr>
          <w:color w:val="223142"/>
          <w:sz w:val="23"/>
          <w:szCs w:val="23"/>
          <w:rtl w:val="0"/>
        </w:rPr>
        <w:t xml:space="preserve">IF PLAINTIFF.TYPE = Debt Buyer</w:t>
      </w:r>
    </w:p>
    <w:p w:rsidR="00000000" w:rsidDel="00000000" w:rsidP="00000000" w:rsidRDefault="00000000" w:rsidRPr="00000000" w14:paraId="00000098">
      <w:pPr>
        <w:numPr>
          <w:ilvl w:val="1"/>
          <w:numId w:val="3"/>
        </w:numPr>
        <w:ind w:left="1440" w:hanging="360"/>
        <w:rPr>
          <w:color w:val="223142"/>
          <w:sz w:val="23"/>
          <w:szCs w:val="23"/>
        </w:rPr>
      </w:pPr>
      <w:r w:rsidDel="00000000" w:rsidR="00000000" w:rsidRPr="00000000">
        <w:rPr>
          <w:color w:val="223142"/>
          <w:sz w:val="23"/>
          <w:szCs w:val="23"/>
          <w:rtl w:val="0"/>
        </w:rPr>
        <w:t xml:space="preserve">Look for an “assignment,” “bill of sale,” or purchase agreement, along with a schedule or account record which shows that [PLAINTIFF] purchased your debt from [ORIGINAL.CREDITOR] or another company. A document about the sale of many accounts (from other consumers with debt) may </w:t>
      </w:r>
      <w:commentRangeStart w:id="1"/>
      <w:r w:rsidDel="00000000" w:rsidR="00000000" w:rsidRPr="00000000">
        <w:rPr>
          <w:color w:val="223142"/>
          <w:sz w:val="23"/>
          <w:szCs w:val="23"/>
          <w:rtl w:val="0"/>
        </w:rPr>
        <w:t xml:space="preserve">count</w:t>
      </w:r>
      <w:commentRangeEnd w:id="1"/>
      <w:r w:rsidDel="00000000" w:rsidR="00000000" w:rsidRPr="00000000">
        <w:commentReference w:id="1"/>
      </w:r>
      <w:r w:rsidDel="00000000" w:rsidR="00000000" w:rsidRPr="00000000">
        <w:rPr>
          <w:color w:val="223142"/>
          <w:sz w:val="23"/>
          <w:szCs w:val="23"/>
          <w:rtl w:val="0"/>
        </w:rPr>
        <w:t xml:space="preserve">. A final account statement can help identify the account, but does not necessarily show a transfer to [PLAINTIFF]. </w:t>
      </w:r>
    </w:p>
    <w:p w:rsidR="00000000" w:rsidDel="00000000" w:rsidP="00000000" w:rsidRDefault="00000000" w:rsidRPr="00000000" w14:paraId="00000099">
      <w:pPr>
        <w:numPr>
          <w:ilvl w:val="0"/>
          <w:numId w:val="3"/>
        </w:numPr>
        <w:ind w:left="720" w:hanging="360"/>
        <w:rPr>
          <w:color w:val="223142"/>
          <w:sz w:val="23"/>
          <w:szCs w:val="23"/>
          <w:u w:val="none"/>
        </w:rPr>
      </w:pPr>
      <w:r w:rsidDel="00000000" w:rsidR="00000000" w:rsidRPr="00000000">
        <w:rPr>
          <w:color w:val="223142"/>
          <w:sz w:val="23"/>
          <w:szCs w:val="23"/>
          <w:rtl w:val="0"/>
        </w:rPr>
        <w:t xml:space="preserve">IF PLAINTIFF.TYPE = Original Creditor</w:t>
      </w:r>
    </w:p>
    <w:p w:rsidR="00000000" w:rsidDel="00000000" w:rsidP="00000000" w:rsidRDefault="00000000" w:rsidRPr="00000000" w14:paraId="0000009A">
      <w:pPr>
        <w:numPr>
          <w:ilvl w:val="1"/>
          <w:numId w:val="3"/>
        </w:numPr>
        <w:ind w:left="1440" w:hanging="360"/>
        <w:rPr>
          <w:color w:val="223142"/>
          <w:sz w:val="23"/>
          <w:szCs w:val="23"/>
          <w:u w:val="none"/>
        </w:rPr>
      </w:pPr>
      <w:r w:rsidDel="00000000" w:rsidR="00000000" w:rsidRPr="00000000">
        <w:rPr>
          <w:color w:val="223142"/>
          <w:sz w:val="23"/>
          <w:szCs w:val="23"/>
          <w:rtl w:val="0"/>
        </w:rPr>
        <w:t xml:space="preserve">Look for an account agreement and records (like account statements) connecting your account to [PLAINTIFF].</w:t>
      </w:r>
    </w:p>
    <w:p w:rsidR="00000000" w:rsidDel="00000000" w:rsidP="00000000" w:rsidRDefault="00000000" w:rsidRPr="00000000" w14:paraId="0000009B">
      <w:pPr>
        <w:rPr>
          <w:color w:val="223142"/>
          <w:sz w:val="23"/>
          <w:szCs w:val="23"/>
        </w:rPr>
      </w:pPr>
      <w:r w:rsidDel="00000000" w:rsidR="00000000" w:rsidRPr="00000000">
        <w:rPr>
          <w:rtl w:val="0"/>
        </w:rPr>
      </w:r>
    </w:p>
    <w:p w:rsidR="00000000" w:rsidDel="00000000" w:rsidP="00000000" w:rsidRDefault="00000000" w:rsidRPr="00000000" w14:paraId="0000009C">
      <w:pPr>
        <w:pStyle w:val="Heading3"/>
        <w:rPr/>
      </w:pPr>
      <w:bookmarkStart w:colFirst="0" w:colLast="0" w:name="_5j2ez12ykbu8" w:id="16"/>
      <w:bookmarkEnd w:id="16"/>
      <w:r w:rsidDel="00000000" w:rsidR="00000000" w:rsidRPr="00000000">
        <w:rPr>
          <w:rtl w:val="0"/>
        </w:rPr>
        <w:t xml:space="preserve">VERIFIED </w:t>
      </w:r>
    </w:p>
    <w:p w:rsidR="00000000" w:rsidDel="00000000" w:rsidP="00000000" w:rsidRDefault="00000000" w:rsidRPr="00000000" w14:paraId="0000009D">
      <w:pPr>
        <w:rPr>
          <w:color w:val="223142"/>
          <w:sz w:val="23"/>
          <w:szCs w:val="23"/>
        </w:rPr>
      </w:pPr>
      <w:r w:rsidDel="00000000" w:rsidR="00000000" w:rsidRPr="00000000">
        <w:rPr>
          <w:rtl w:val="0"/>
        </w:rPr>
      </w:r>
    </w:p>
    <w:p w:rsidR="00000000" w:rsidDel="00000000" w:rsidP="00000000" w:rsidRDefault="00000000" w:rsidRPr="00000000" w14:paraId="0000009E">
      <w:pPr>
        <w:rPr>
          <w:color w:val="223142"/>
          <w:sz w:val="23"/>
          <w:szCs w:val="23"/>
        </w:rPr>
      </w:pPr>
      <w:r w:rsidDel="00000000" w:rsidR="00000000" w:rsidRPr="00000000">
        <w:rPr>
          <w:color w:val="223142"/>
          <w:sz w:val="23"/>
          <w:szCs w:val="23"/>
          <w:rtl w:val="0"/>
        </w:rPr>
        <w:t xml:space="preserve">A verified complaint includes a signed statement declaring that its contents are true under oath or under penalty of perjury. Look near the end of the main body of the complaint or on a separate attached page for a heading such as “Verification” and wording about the truth of the complaint. The statement may be signed by the plaintiff, a company representative, or an attorney. A lawyer’s ordinary signature at the end of the complaint does not, by itself, make the complaint verified. A declaration about delivering the papers to you, called a proof of service, is different from a verification of the complaint. If you are unsure which document you have, clinic staff can help you identify it.</w:t>
      </w:r>
    </w:p>
    <w:p w:rsidR="00000000" w:rsidDel="00000000" w:rsidP="00000000" w:rsidRDefault="00000000" w:rsidRPr="00000000" w14:paraId="0000009F">
      <w:pPr>
        <w:rPr>
          <w:color w:val="223142"/>
          <w:sz w:val="23"/>
          <w:szCs w:val="23"/>
        </w:rPr>
      </w:pPr>
      <w:r w:rsidDel="00000000" w:rsidR="00000000" w:rsidRPr="00000000">
        <w:rPr>
          <w:rtl w:val="0"/>
        </w:rPr>
      </w:r>
    </w:p>
    <w:p w:rsidR="00000000" w:rsidDel="00000000" w:rsidP="00000000" w:rsidRDefault="00000000" w:rsidRPr="00000000" w14:paraId="000000A0">
      <w:pPr>
        <w:pStyle w:val="Heading3"/>
        <w:rPr/>
      </w:pPr>
      <w:bookmarkStart w:colFirst="0" w:colLast="0" w:name="_4xywjvj6nlxe" w:id="17"/>
      <w:bookmarkEnd w:id="17"/>
      <w:r w:rsidDel="00000000" w:rsidR="00000000" w:rsidRPr="00000000">
        <w:rPr>
          <w:rtl w:val="0"/>
        </w:rPr>
        <w:t xml:space="preserve">CONSOLIDATION [not complaint-based]</w:t>
      </w:r>
    </w:p>
    <w:p w:rsidR="00000000" w:rsidDel="00000000" w:rsidP="00000000" w:rsidRDefault="00000000" w:rsidRPr="00000000" w14:paraId="000000A1">
      <w:pPr>
        <w:rPr>
          <w:color w:val="223142"/>
          <w:sz w:val="23"/>
          <w:szCs w:val="23"/>
        </w:rPr>
      </w:pPr>
      <w:r w:rsidDel="00000000" w:rsidR="00000000" w:rsidRPr="00000000">
        <w:rPr>
          <w:rtl w:val="0"/>
        </w:rPr>
      </w:r>
    </w:p>
    <w:p w:rsidR="00000000" w:rsidDel="00000000" w:rsidP="00000000" w:rsidRDefault="00000000" w:rsidRPr="00000000" w14:paraId="000000A2">
      <w:pPr>
        <w:rPr>
          <w:color w:val="223142"/>
          <w:sz w:val="23"/>
          <w:szCs w:val="23"/>
        </w:rPr>
      </w:pPr>
      <w:r w:rsidDel="00000000" w:rsidR="00000000" w:rsidRPr="00000000">
        <w:rPr>
          <w:color w:val="223142"/>
          <w:sz w:val="23"/>
          <w:szCs w:val="23"/>
          <w:rtl w:val="0"/>
        </w:rPr>
        <w:t xml:space="preserve">This field asks whether you are working with a company or organization that helps manage, combine, or negotiate your debts. Some programs arrange payments to creditors; others try to negotiate a settlement for less than the amount claimed. You might make a single monthly payment to the company or authorize it to contact creditors for you. Taking out a new loan to pay off other debts is different from having a company negotiate or manage payments on your behalf.</w:t>
      </w:r>
    </w:p>
    <w:p w:rsidR="00000000" w:rsidDel="00000000" w:rsidP="00000000" w:rsidRDefault="00000000" w:rsidRPr="00000000" w14:paraId="000000A3">
      <w:pPr>
        <w:rPr>
          <w:color w:val="223142"/>
          <w:sz w:val="23"/>
          <w:szCs w:val="23"/>
        </w:rPr>
      </w:pPr>
      <w:r w:rsidDel="00000000" w:rsidR="00000000" w:rsidRPr="00000000">
        <w:rPr>
          <w:rtl w:val="0"/>
        </w:rPr>
      </w:r>
    </w:p>
    <w:p w:rsidR="00000000" w:rsidDel="00000000" w:rsidP="00000000" w:rsidRDefault="00000000" w:rsidRPr="00000000" w14:paraId="000000A4">
      <w:pPr>
        <w:rPr>
          <w:color w:val="223142"/>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 Hung" w:id="1" w:date="2026-10-06T05:57:04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litigation about this.</w:t>
      </w:r>
    </w:p>
  </w:comment>
  <w:comment w:author="Frances Hung" w:id="0" w:date="2026-10-06T05:16:28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