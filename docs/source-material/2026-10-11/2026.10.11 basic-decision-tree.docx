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Frances Hung</w:t>
      </w:r>
    </w:p>
    <w:p w:rsidR="00000000" w:rsidDel="00000000" w:rsidP="00000000" w:rsidRDefault="00000000" w:rsidRPr="00000000" w14:paraId="00000002">
      <w:pPr>
        <w:ind w:left="720" w:firstLine="0"/>
        <w:rPr/>
      </w:pPr>
      <w:r w:rsidDel="00000000" w:rsidR="00000000" w:rsidRPr="00000000">
        <w:rPr>
          <w:rtl w:val="0"/>
        </w:rPr>
        <w:t xml:space="preserve">10/09/2026</w:t>
      </w:r>
    </w:p>
    <w:p w:rsidR="00000000" w:rsidDel="00000000" w:rsidP="00000000" w:rsidRDefault="00000000" w:rsidRPr="00000000" w14:paraId="00000003">
      <w:pPr>
        <w:ind w:left="720" w:firstLine="0"/>
        <w:jc w:val="center"/>
        <w:rPr>
          <w:sz w:val="44"/>
          <w:szCs w:val="44"/>
        </w:rPr>
      </w:pPr>
      <w:r w:rsidDel="00000000" w:rsidR="00000000" w:rsidRPr="00000000">
        <w:rPr>
          <w:sz w:val="36"/>
          <w:szCs w:val="36"/>
          <w:rtl w:val="0"/>
        </w:rPr>
        <w:t xml:space="preserve">Decision Tree Draft</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797pd6s37j35" w:id="0"/>
      <w:bookmarkEnd w:id="0"/>
      <w:r w:rsidDel="00000000" w:rsidR="00000000" w:rsidRPr="00000000">
        <w:rPr>
          <w:rtl w:val="0"/>
        </w:rPr>
        <w:t xml:space="preserve">Before Answer (TRIAGE-01)</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Do you have an hour to spare in the self-help clinic?</w:t>
      </w:r>
    </w:p>
    <w:p w:rsidR="00000000" w:rsidDel="00000000" w:rsidP="00000000" w:rsidRDefault="00000000" w:rsidRPr="00000000" w14:paraId="00000007">
      <w:pPr>
        <w:numPr>
          <w:ilvl w:val="1"/>
          <w:numId w:val="2"/>
        </w:numPr>
        <w:ind w:left="1440" w:hanging="360"/>
        <w:rPr/>
      </w:pPr>
      <w:r w:rsidDel="00000000" w:rsidR="00000000" w:rsidRPr="00000000">
        <w:rPr>
          <w:rtl w:val="0"/>
        </w:rPr>
        <w:t xml:space="preserve">No: Refer to attorney to give self-help resources and next steps</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What is your primary language? [LANGUAGE]</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Do you want to answer in English or another </w:t>
      </w:r>
      <w:r w:rsidDel="00000000" w:rsidR="00000000" w:rsidRPr="00000000">
        <w:rPr>
          <w:rtl w:val="0"/>
        </w:rPr>
        <w:t xml:space="preserve">language</w:t>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Court fee waiver</w:t>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Do you receive any of the benefits listed in FW-001, Question 5a?</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How big is your household?</w:t>
      </w:r>
    </w:p>
    <w:p w:rsidR="00000000" w:rsidDel="00000000" w:rsidP="00000000" w:rsidRDefault="00000000" w:rsidRPr="00000000" w14:paraId="0000000D">
      <w:pPr>
        <w:numPr>
          <w:ilvl w:val="2"/>
          <w:numId w:val="2"/>
        </w:numPr>
        <w:ind w:left="2160" w:hanging="360"/>
        <w:rPr/>
      </w:pPr>
      <w:r w:rsidDel="00000000" w:rsidR="00000000" w:rsidRPr="00000000">
        <w:rPr>
          <w:rtl w:val="0"/>
        </w:rPr>
        <w:t xml:space="preserve">What is your household’s average monthly </w:t>
      </w:r>
      <w:sdt>
        <w:sdtPr>
          <w:id w:val="1936299516"/>
          <w:tag w:val="goog_rdk_0"/>
        </w:sdtPr>
        <w:sdtContent>
          <w:commentRangeStart w:id="0"/>
        </w:sdtContent>
      </w:sdt>
      <w:r w:rsidDel="00000000" w:rsidR="00000000" w:rsidRPr="00000000">
        <w:rPr>
          <w:rtl w:val="0"/>
        </w:rPr>
        <w:t xml:space="preserve">income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0E">
      <w:pPr>
        <w:numPr>
          <w:ilvl w:val="3"/>
          <w:numId w:val="2"/>
        </w:numPr>
        <w:ind w:left="2880" w:hanging="360"/>
        <w:rPr/>
      </w:pPr>
      <w:r w:rsidDel="00000000" w:rsidR="00000000" w:rsidRPr="00000000">
        <w:rPr>
          <w:rtl w:val="0"/>
        </w:rPr>
        <w:t xml:space="preserve">Over cutoff: ask if still want to answer</w:t>
      </w:r>
    </w:p>
    <w:p w:rsidR="00000000" w:rsidDel="00000000" w:rsidP="00000000" w:rsidRDefault="00000000" w:rsidRPr="00000000" w14:paraId="0000000F">
      <w:pPr>
        <w:numPr>
          <w:ilvl w:val="3"/>
          <w:numId w:val="2"/>
        </w:numPr>
        <w:ind w:left="2880" w:hanging="360"/>
        <w:rPr/>
      </w:pPr>
      <w:r w:rsidDel="00000000" w:rsidR="00000000" w:rsidRPr="00000000">
        <w:rPr>
          <w:rtl w:val="0"/>
        </w:rPr>
        <w:t xml:space="preserve">Under cutoff: detailed instructions on how to fill in rest of FW-001</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Would you like to fill in the answer electronically or by hand?</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Electronically: use the PDF header tool and online answer form</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By hand: guide through header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heading=h.u2h1qbr55gpa" w:id="1"/>
      <w:bookmarkEnd w:id="1"/>
      <w:r w:rsidDel="00000000" w:rsidR="00000000" w:rsidRPr="00000000">
        <w:rPr>
          <w:rtl w:val="0"/>
        </w:rPr>
        <w:t xml:space="preserve">Preliminary Questions (PRELIM-</w:t>
      </w:r>
      <w:r w:rsidDel="00000000" w:rsidR="00000000" w:rsidRPr="00000000">
        <w:rPr>
          <w:rtl w:val="0"/>
        </w:rPr>
        <w:t xml:space="preserve">01</w:t>
      </w:r>
      <w:r w:rsidDel="00000000" w:rsidR="00000000" w:rsidRPr="00000000">
        <w:rPr>
          <w:rtl w:val="0"/>
        </w:rPr>
        <w:t xml:space="preserve">)</w:t>
      </w:r>
    </w:p>
    <w:sdt>
      <w:sdtPr>
        <w:id w:val="-898188660"/>
        <w:tag w:val="goog_rdk_4"/>
      </w:sdtPr>
      <w:sdtContent>
        <w:p w:rsidR="00000000" w:rsidDel="00000000" w:rsidP="00000000" w:rsidRDefault="00000000" w:rsidRPr="00000000" w14:paraId="00000015">
          <w:pPr>
            <w:numPr>
              <w:ilvl w:val="0"/>
              <w:numId w:val="2"/>
            </w:numPr>
            <w:ind w:left="720" w:hanging="360"/>
            <w:rPr>
              <w:ins w:author="Frances Hung" w:id="0" w:date="2026-10-09T23:25:54Z"/>
            </w:rPr>
          </w:pPr>
          <w:sdt>
            <w:sdtPr>
              <w:id w:val="647153860"/>
              <w:tag w:val="goog_rdk_2"/>
            </w:sdtPr>
            <w:sdtContent>
              <w:ins w:author="Frances Hung" w:id="0" w:date="2026-10-09T23:25:54Z"/>
              <w:sdt>
                <w:sdtPr>
                  <w:id w:val="659888350"/>
                  <w:tag w:val="goog_rdk_3"/>
                </w:sdtPr>
                <w:sdtContent>
                  <w:ins w:author="Frances Hung" w:id="0" w:date="2026-10-09T23:25:54Z">
                    <w:r w:rsidDel="00000000" w:rsidR="00000000" w:rsidRPr="00000000">
                      <w:rPr>
                        <w:rtl w:val="0"/>
                        <w:rPrChange w:author="Frances Hung" w:id="1" w:date="2026-10-09T23:25:54Z">
                          <w:rPr/>
                        </w:rPrChange>
                      </w:rPr>
                      <w:t xml:space="preserve">What is your case number? [CASE.NUMBER]</w:t>
                    </w:r>
                  </w:ins>
                </w:sdtContent>
              </w:sdt>
              <w:ins w:author="Frances Hung" w:id="0" w:date="2026-10-09T23:25:54Z">
                <w:r w:rsidDel="00000000" w:rsidR="00000000" w:rsidRPr="00000000">
                  <w:rPr>
                    <w:rtl w:val="0"/>
                  </w:rPr>
                </w:r>
              </w:ins>
            </w:sdtContent>
          </w:sdt>
        </w:p>
      </w:sdtContent>
    </w:sdt>
    <w:p w:rsidR="00000000" w:rsidDel="00000000" w:rsidP="00000000" w:rsidRDefault="00000000" w:rsidRPr="00000000" w14:paraId="00000016">
      <w:pPr>
        <w:numPr>
          <w:ilvl w:val="0"/>
          <w:numId w:val="2"/>
        </w:numPr>
        <w:ind w:left="720" w:hanging="360"/>
        <w:rPr/>
      </w:pPr>
      <w:sdt>
        <w:sdtPr>
          <w:id w:val="1589586238"/>
          <w:tag w:val="goog_rdk_5"/>
        </w:sdtPr>
        <w:sdtContent>
          <w:commentRangeStart w:id="1"/>
        </w:sdtContent>
      </w:sdt>
      <w:r w:rsidDel="00000000" w:rsidR="00000000" w:rsidRPr="00000000">
        <w:rPr>
          <w:rtl w:val="0"/>
        </w:rPr>
        <w:t xml:space="preserve">Who</w:t>
      </w:r>
      <w:commentRangeEnd w:id="1"/>
      <w:r w:rsidDel="00000000" w:rsidR="00000000" w:rsidRPr="00000000">
        <w:commentReference w:id="1"/>
      </w:r>
      <w:r w:rsidDel="00000000" w:rsidR="00000000" w:rsidRPr="00000000">
        <w:rPr>
          <w:rtl w:val="0"/>
        </w:rPr>
        <w:t xml:space="preserve"> is suing </w:t>
      </w:r>
      <w:sdt>
        <w:sdtPr>
          <w:id w:val="613265200"/>
          <w:tag w:val="goog_rdk_6"/>
        </w:sdtPr>
        <w:sdtContent>
          <w:commentRangeStart w:id="2"/>
        </w:sdtContent>
      </w:sdt>
      <w:r w:rsidDel="00000000" w:rsidR="00000000" w:rsidRPr="00000000">
        <w:rPr>
          <w:rtl w:val="0"/>
        </w:rPr>
        <w:t xml:space="preserve">you</w:t>
      </w:r>
      <w:commentRangeEnd w:id="2"/>
      <w:r w:rsidDel="00000000" w:rsidR="00000000" w:rsidRPr="00000000">
        <w:commentReference w:id="2"/>
      </w:r>
      <w:r w:rsidDel="00000000" w:rsidR="00000000" w:rsidRPr="00000000">
        <w:rPr>
          <w:rtl w:val="0"/>
        </w:rPr>
        <w:t xml:space="preserve">? [PLAINTIFF]</w:t>
      </w:r>
    </w:p>
    <w:p w:rsidR="00000000" w:rsidDel="00000000" w:rsidP="00000000" w:rsidRDefault="00000000" w:rsidRPr="00000000" w14:paraId="00000017">
      <w:pPr>
        <w:numPr>
          <w:ilvl w:val="1"/>
          <w:numId w:val="2"/>
        </w:numPr>
        <w:ind w:left="1440" w:hanging="360"/>
        <w:rPr/>
      </w:pPr>
      <w:r w:rsidDel="00000000" w:rsidR="00000000" w:rsidRPr="00000000">
        <w:rPr>
          <w:rtl w:val="0"/>
        </w:rPr>
        <w:t xml:space="preserve">Original creditor</w:t>
      </w:r>
    </w:p>
    <w:p w:rsidR="00000000" w:rsidDel="00000000" w:rsidP="00000000" w:rsidRDefault="00000000" w:rsidRPr="00000000" w14:paraId="00000018">
      <w:pPr>
        <w:numPr>
          <w:ilvl w:val="1"/>
          <w:numId w:val="2"/>
        </w:numPr>
        <w:ind w:left="1440" w:hanging="360"/>
        <w:rPr/>
      </w:pPr>
      <w:r w:rsidDel="00000000" w:rsidR="00000000" w:rsidRPr="00000000">
        <w:rPr>
          <w:rtl w:val="0"/>
        </w:rPr>
        <w:t xml:space="preserve">Debt buyer</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Is the plaintiff an original creditor or debt buyer? [PLAINTIFF.TYPE]</w:t>
      </w:r>
      <w:r w:rsidDel="00000000" w:rsidR="00000000" w:rsidRPr="00000000">
        <w:rPr>
          <w:rtl w:val="0"/>
        </w:rPr>
      </w:r>
    </w:p>
    <w:p w:rsidR="00000000" w:rsidDel="00000000" w:rsidP="00000000" w:rsidRDefault="00000000" w:rsidRPr="00000000" w14:paraId="0000001A">
      <w:pPr>
        <w:numPr>
          <w:ilvl w:val="0"/>
          <w:numId w:val="2"/>
        </w:numPr>
        <w:spacing w:line="276" w:lineRule="auto"/>
        <w:ind w:left="720" w:hanging="360"/>
        <w:rPr/>
      </w:pPr>
      <w:r w:rsidDel="00000000" w:rsidR="00000000" w:rsidRPr="00000000">
        <w:rPr>
          <w:rtl w:val="0"/>
        </w:rPr>
        <w:t xml:space="preserve">If the plaintiff is a debt buyer, who was the original creditor? [ORIGINAL.CREDITOR]</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Do you recognize the account being sued over as one you opened? [RECOGNIZE]</w:t>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Yes</w:t>
      </w:r>
    </w:p>
    <w:p w:rsidR="00000000" w:rsidDel="00000000" w:rsidP="00000000" w:rsidRDefault="00000000" w:rsidRPr="00000000" w14:paraId="0000001D">
      <w:pPr>
        <w:numPr>
          <w:ilvl w:val="1"/>
          <w:numId w:val="2"/>
        </w:numPr>
        <w:ind w:left="1440" w:hanging="360"/>
        <w:rPr/>
      </w:pPr>
      <w:r w:rsidDel="00000000" w:rsidR="00000000" w:rsidRPr="00000000">
        <w:rPr>
          <w:rtl w:val="0"/>
        </w:rPr>
        <w:t xml:space="preserve">No</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Which law firm has the plaintiff hired? [LAW.FIRM]</w:t>
      </w:r>
    </w:p>
    <w:p w:rsidR="00000000" w:rsidDel="00000000" w:rsidP="00000000" w:rsidRDefault="00000000" w:rsidRPr="00000000" w14:paraId="0000001F">
      <w:pPr>
        <w:numPr>
          <w:ilvl w:val="0"/>
          <w:numId w:val="2"/>
        </w:numPr>
        <w:ind w:left="720" w:hanging="360"/>
        <w:rPr/>
      </w:pPr>
      <w:sdt>
        <w:sdtPr>
          <w:id w:val="-2114163804"/>
          <w:tag w:val="goog_rdk_7"/>
        </w:sdtPr>
        <w:sdtContent>
          <w:commentRangeStart w:id="3"/>
        </w:sdtContent>
      </w:sdt>
      <w:sdt>
        <w:sdtPr>
          <w:id w:val="326933073"/>
          <w:tag w:val="goog_rdk_8"/>
        </w:sdtPr>
        <w:sdtContent>
          <w:commentRangeStart w:id="4"/>
        </w:sdtContent>
      </w:sdt>
      <w:r w:rsidDel="00000000" w:rsidR="00000000" w:rsidRPr="00000000">
        <w:rPr>
          <w:rtl w:val="0"/>
        </w:rPr>
        <w:t xml:space="preserve">Does your complaint state you’re being sued for breach of contract or common counts?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[SUIT.TYPE]</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Yes: breach of contract</w:t>
      </w:r>
    </w:p>
    <w:p w:rsidR="00000000" w:rsidDel="00000000" w:rsidP="00000000" w:rsidRDefault="00000000" w:rsidRPr="00000000" w14:paraId="00000021">
      <w:pPr>
        <w:numPr>
          <w:ilvl w:val="1"/>
          <w:numId w:val="2"/>
        </w:numPr>
        <w:ind w:left="1440" w:hanging="360"/>
        <w:rPr/>
      </w:pPr>
      <w:r w:rsidDel="00000000" w:rsidR="00000000" w:rsidRPr="00000000">
        <w:rPr>
          <w:rtl w:val="0"/>
        </w:rPr>
        <w:t xml:space="preserve">Yes: common counts</w:t>
      </w:r>
    </w:p>
    <w:p w:rsidR="00000000" w:rsidDel="00000000" w:rsidP="00000000" w:rsidRDefault="00000000" w:rsidRPr="00000000" w14:paraId="00000022">
      <w:pPr>
        <w:numPr>
          <w:ilvl w:val="1"/>
          <w:numId w:val="2"/>
        </w:numPr>
        <w:ind w:left="1440" w:hanging="360"/>
        <w:rPr/>
      </w:pPr>
      <w:r w:rsidDel="00000000" w:rsidR="00000000" w:rsidRPr="00000000">
        <w:rPr>
          <w:rtl w:val="0"/>
        </w:rPr>
        <w:t xml:space="preserve">No (missing)</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Did you open this account only by talking to the original creditor (no written agreement)? [ORAL]</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According to the complaint, how much do you owe? [AMOUNT]</w:t>
      </w:r>
    </w:p>
    <w:p w:rsidR="00000000" w:rsidDel="00000000" w:rsidP="00000000" w:rsidRDefault="00000000" w:rsidRPr="00000000" w14:paraId="00000025">
      <w:pPr>
        <w:numPr>
          <w:ilvl w:val="1"/>
          <w:numId w:val="2"/>
        </w:numPr>
        <w:ind w:left="1440" w:hanging="360"/>
        <w:rPr/>
      </w:pPr>
      <w:r w:rsidDel="00000000" w:rsidR="00000000" w:rsidRPr="00000000">
        <w:rPr>
          <w:rtl w:val="0"/>
        </w:rPr>
        <w:t xml:space="preserve">Do you agree that you owe this amount?</w:t>
      </w:r>
    </w:p>
    <w:p w:rsidR="00000000" w:rsidDel="00000000" w:rsidP="00000000" w:rsidRDefault="00000000" w:rsidRPr="00000000" w14:paraId="00000026">
      <w:pPr>
        <w:numPr>
          <w:ilvl w:val="2"/>
          <w:numId w:val="2"/>
        </w:numPr>
        <w:ind w:left="2160" w:hanging="360"/>
        <w:rPr/>
      </w:pPr>
      <w:r w:rsidDel="00000000" w:rsidR="00000000" w:rsidRPr="00000000">
        <w:rPr>
          <w:rtl w:val="0"/>
        </w:rPr>
        <w:t xml:space="preserve">Yes</w:t>
      </w:r>
    </w:p>
    <w:p w:rsidR="00000000" w:rsidDel="00000000" w:rsidP="00000000" w:rsidRDefault="00000000" w:rsidRPr="00000000" w14:paraId="00000027">
      <w:pPr>
        <w:numPr>
          <w:ilvl w:val="2"/>
          <w:numId w:val="2"/>
        </w:numPr>
        <w:ind w:left="2160" w:hanging="360"/>
        <w:rPr/>
      </w:pPr>
      <w:r w:rsidDel="00000000" w:rsidR="00000000" w:rsidRPr="00000000">
        <w:rPr>
          <w:rtl w:val="0"/>
        </w:rPr>
        <w:t xml:space="preserve">No</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Did plaintiff state it’s the legal owner (“true owner”) of this debt/has right to bring case to collect debt (for original creditors) or that it bought the debt (for debt buyers)? [OWNERSHIP]</w:t>
      </w:r>
    </w:p>
    <w:p w:rsidR="00000000" w:rsidDel="00000000" w:rsidP="00000000" w:rsidRDefault="00000000" w:rsidRPr="00000000" w14:paraId="00000029">
      <w:pPr>
        <w:numPr>
          <w:ilvl w:val="0"/>
          <w:numId w:val="2"/>
        </w:numPr>
        <w:ind w:left="720" w:hanging="360"/>
        <w:rPr/>
      </w:pPr>
      <w:sdt>
        <w:sdtPr>
          <w:id w:val="1541547761"/>
          <w:tag w:val="goog_rdk_9"/>
        </w:sdtPr>
        <w:sdtContent>
          <w:commentRangeStart w:id="5"/>
        </w:sdtContent>
      </w:sdt>
      <w:r w:rsidDel="00000000" w:rsidR="00000000" w:rsidRPr="00000000">
        <w:rPr>
          <w:rtl w:val="0"/>
        </w:rPr>
        <w:t xml:space="preserve">According to the complaint, when was the last date of payment to the original creditor? [LAST.PAYMENT.DATE]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A">
      <w:pPr>
        <w:numPr>
          <w:ilvl w:val="1"/>
          <w:numId w:val="2"/>
        </w:numPr>
        <w:ind w:left="1440" w:hanging="360"/>
        <w:rPr/>
      </w:pPr>
      <w:r w:rsidDel="00000000" w:rsidR="00000000" w:rsidRPr="00000000">
        <w:rPr>
          <w:rtl w:val="0"/>
        </w:rPr>
        <w:t xml:space="preserve">Missing</w:t>
      </w:r>
    </w:p>
    <w:p w:rsidR="00000000" w:rsidDel="00000000" w:rsidP="00000000" w:rsidRDefault="00000000" w:rsidRPr="00000000" w14:paraId="0000002B">
      <w:pPr>
        <w:numPr>
          <w:ilvl w:val="1"/>
          <w:numId w:val="2"/>
        </w:numPr>
        <w:ind w:left="1440" w:hanging="360"/>
        <w:rPr/>
      </w:pPr>
      <w:r w:rsidDel="00000000" w:rsidR="00000000" w:rsidRPr="00000000">
        <w:rPr>
          <w:rtl w:val="0"/>
        </w:rPr>
        <w:t xml:space="preserve">Do you agree with this date?</w:t>
      </w:r>
    </w:p>
    <w:p w:rsidR="00000000" w:rsidDel="00000000" w:rsidP="00000000" w:rsidRDefault="00000000" w:rsidRPr="00000000" w14:paraId="0000002C">
      <w:pPr>
        <w:numPr>
          <w:ilvl w:val="2"/>
          <w:numId w:val="2"/>
        </w:numPr>
        <w:ind w:left="2160" w:hanging="360"/>
        <w:rPr/>
      </w:pPr>
      <w:r w:rsidDel="00000000" w:rsidR="00000000" w:rsidRPr="00000000">
        <w:rPr>
          <w:rtl w:val="0"/>
        </w:rPr>
        <w:t xml:space="preserve">Yes</w:t>
      </w:r>
    </w:p>
    <w:p w:rsidR="00000000" w:rsidDel="00000000" w:rsidP="00000000" w:rsidRDefault="00000000" w:rsidRPr="00000000" w14:paraId="0000002D">
      <w:pPr>
        <w:numPr>
          <w:ilvl w:val="2"/>
          <w:numId w:val="2"/>
        </w:numPr>
        <w:ind w:left="2160" w:hanging="360"/>
        <w:rPr/>
      </w:pPr>
      <w:r w:rsidDel="00000000" w:rsidR="00000000" w:rsidRPr="00000000">
        <w:rPr>
          <w:rtl w:val="0"/>
        </w:rPr>
        <w:t xml:space="preserve">No</w:t>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According to the complaint, when was the account opened? [OPEN.DATE]</w:t>
      </w:r>
    </w:p>
    <w:p w:rsidR="00000000" w:rsidDel="00000000" w:rsidP="00000000" w:rsidRDefault="00000000" w:rsidRPr="00000000" w14:paraId="0000002F">
      <w:pPr>
        <w:numPr>
          <w:ilvl w:val="1"/>
          <w:numId w:val="2"/>
        </w:numPr>
        <w:ind w:left="1440" w:hanging="360"/>
        <w:rPr/>
      </w:pPr>
      <w:r w:rsidDel="00000000" w:rsidR="00000000" w:rsidRPr="00000000">
        <w:rPr>
          <w:rtl w:val="0"/>
        </w:rPr>
        <w:t xml:space="preserve">Missing</w:t>
      </w:r>
    </w:p>
    <w:p w:rsidR="00000000" w:rsidDel="00000000" w:rsidP="00000000" w:rsidRDefault="00000000" w:rsidRPr="00000000" w14:paraId="00000030">
      <w:pPr>
        <w:numPr>
          <w:ilvl w:val="1"/>
          <w:numId w:val="2"/>
        </w:numPr>
        <w:ind w:left="1440" w:hanging="360"/>
        <w:rPr/>
      </w:pPr>
      <w:r w:rsidDel="00000000" w:rsidR="00000000" w:rsidRPr="00000000">
        <w:rPr>
          <w:rtl w:val="0"/>
        </w:rPr>
        <w:t xml:space="preserve">Do you agree with this date?</w:t>
      </w:r>
    </w:p>
    <w:p w:rsidR="00000000" w:rsidDel="00000000" w:rsidP="00000000" w:rsidRDefault="00000000" w:rsidRPr="00000000" w14:paraId="00000031">
      <w:pPr>
        <w:numPr>
          <w:ilvl w:val="2"/>
          <w:numId w:val="2"/>
        </w:numPr>
        <w:ind w:left="2160" w:hanging="360"/>
        <w:rPr/>
      </w:pPr>
      <w:r w:rsidDel="00000000" w:rsidR="00000000" w:rsidRPr="00000000">
        <w:rPr>
          <w:rtl w:val="0"/>
        </w:rPr>
        <w:t xml:space="preserve">Yes</w:t>
      </w:r>
    </w:p>
    <w:p w:rsidR="00000000" w:rsidDel="00000000" w:rsidP="00000000" w:rsidRDefault="00000000" w:rsidRPr="00000000" w14:paraId="00000032">
      <w:pPr>
        <w:numPr>
          <w:ilvl w:val="2"/>
          <w:numId w:val="2"/>
        </w:numPr>
        <w:ind w:left="2160" w:hanging="360"/>
        <w:rPr/>
      </w:pPr>
      <w:r w:rsidDel="00000000" w:rsidR="00000000" w:rsidRPr="00000000">
        <w:rPr>
          <w:rtl w:val="0"/>
        </w:rPr>
        <w:t xml:space="preserve">No</w:t>
      </w:r>
    </w:p>
    <w:p w:rsidR="00000000" w:rsidDel="00000000" w:rsidP="00000000" w:rsidRDefault="00000000" w:rsidRPr="00000000" w14:paraId="00000033">
      <w:pPr>
        <w:numPr>
          <w:ilvl w:val="0"/>
          <w:numId w:val="2"/>
        </w:numPr>
        <w:spacing w:line="276" w:lineRule="auto"/>
        <w:ind w:left="720" w:hanging="360"/>
        <w:rPr/>
      </w:pPr>
      <w:r w:rsidDel="00000000" w:rsidR="00000000" w:rsidRPr="00000000">
        <w:rPr>
          <w:rtl w:val="0"/>
        </w:rPr>
        <w:t xml:space="preserve">When was the complaint filed? [COMPLAINT.DATE]</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Does the complaint have a final credit card statement attached? [STATEMENT]</w:t>
      </w:r>
    </w:p>
    <w:p w:rsidR="00000000" w:rsidDel="00000000" w:rsidP="00000000" w:rsidRDefault="00000000" w:rsidRPr="00000000" w14:paraId="00000035">
      <w:pPr>
        <w:numPr>
          <w:ilvl w:val="1"/>
          <w:numId w:val="2"/>
        </w:numPr>
        <w:ind w:left="1440" w:hanging="360"/>
        <w:rPr/>
      </w:pPr>
      <w:r w:rsidDel="00000000" w:rsidR="00000000" w:rsidRPr="00000000">
        <w:rPr>
          <w:rtl w:val="0"/>
        </w:rPr>
        <w:t xml:space="preserve">Yes</w:t>
      </w:r>
    </w:p>
    <w:p w:rsidR="00000000" w:rsidDel="00000000" w:rsidP="00000000" w:rsidRDefault="00000000" w:rsidRPr="00000000" w14:paraId="00000036">
      <w:pPr>
        <w:numPr>
          <w:ilvl w:val="1"/>
          <w:numId w:val="2"/>
        </w:numPr>
        <w:ind w:left="1440" w:hanging="360"/>
        <w:rPr/>
      </w:pPr>
      <w:r w:rsidDel="00000000" w:rsidR="00000000" w:rsidRPr="00000000">
        <w:rPr>
          <w:rtl w:val="0"/>
        </w:rPr>
        <w:t xml:space="preserve">No</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Does the complaint have a credit card agreement attached (for original creditors) or specific debt transfer contract/last statement with charge-</w:t>
      </w:r>
      <w:sdt>
        <w:sdtPr>
          <w:id w:val="-902121438"/>
          <w:tag w:val="goog_rdk_10"/>
        </w:sdtPr>
        <w:sdtContent>
          <w:ins w:author="Frances Hung" w:id="2" w:date="2026-10-10T05:11:13Z">
            <w:r w:rsidDel="00000000" w:rsidR="00000000" w:rsidRPr="00000000">
              <w:rPr>
                <w:rtl w:val="0"/>
              </w:rPr>
              <w:t xml:space="preserve">off</w:t>
            </w:r>
          </w:ins>
        </w:sdtContent>
      </w:sdt>
      <w:sdt>
        <w:sdtPr>
          <w:id w:val="-1046838312"/>
          <w:tag w:val="goog_rdk_11"/>
        </w:sdtPr>
        <w:sdtContent>
          <w:del w:author="Frances Hung" w:id="2" w:date="2026-10-10T05:11:13Z">
            <w:r w:rsidDel="00000000" w:rsidR="00000000" w:rsidRPr="00000000">
              <w:rPr>
                <w:rtl w:val="0"/>
              </w:rPr>
              <w:delText xml:space="preserve">date</w:delText>
            </w:r>
          </w:del>
        </w:sdtContent>
      </w:sdt>
      <w:r w:rsidDel="00000000" w:rsidR="00000000" w:rsidRPr="00000000">
        <w:rPr>
          <w:rtl w:val="0"/>
        </w:rPr>
        <w:t xml:space="preserve"> date (debt buyers)? [OWNERSHIP.PROOF]</w:t>
      </w:r>
    </w:p>
    <w:p w:rsidR="00000000" w:rsidDel="00000000" w:rsidP="00000000" w:rsidRDefault="00000000" w:rsidRPr="00000000" w14:paraId="00000038">
      <w:pPr>
        <w:numPr>
          <w:ilvl w:val="1"/>
          <w:numId w:val="2"/>
        </w:numPr>
        <w:ind w:left="1440" w:hanging="360"/>
        <w:rPr/>
      </w:pPr>
      <w:r w:rsidDel="00000000" w:rsidR="00000000" w:rsidRPr="00000000">
        <w:rPr>
          <w:rtl w:val="0"/>
        </w:rPr>
        <w:t xml:space="preserve">Yes</w:t>
      </w:r>
    </w:p>
    <w:p w:rsidR="00000000" w:rsidDel="00000000" w:rsidP="00000000" w:rsidRDefault="00000000" w:rsidRPr="00000000" w14:paraId="00000039">
      <w:pPr>
        <w:numPr>
          <w:ilvl w:val="1"/>
          <w:numId w:val="2"/>
        </w:numPr>
        <w:ind w:left="1440" w:hanging="360"/>
        <w:rPr/>
      </w:pPr>
      <w:r w:rsidDel="00000000" w:rsidR="00000000" w:rsidRPr="00000000">
        <w:rPr>
          <w:rtl w:val="0"/>
        </w:rPr>
        <w:t xml:space="preserve">No</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Is the complaint verified by a lawyer signing under perjury? [VERIFIED]</w:t>
      </w:r>
    </w:p>
    <w:p w:rsidR="00000000" w:rsidDel="00000000" w:rsidP="00000000" w:rsidRDefault="00000000" w:rsidRPr="00000000" w14:paraId="0000003B">
      <w:pPr>
        <w:numPr>
          <w:ilvl w:val="1"/>
          <w:numId w:val="2"/>
        </w:numPr>
        <w:ind w:left="1440" w:hanging="360"/>
        <w:rPr/>
      </w:pPr>
      <w:sdt>
        <w:sdtPr>
          <w:id w:val="845956429"/>
          <w:tag w:val="goog_rdk_12"/>
        </w:sdtPr>
        <w:sdtContent>
          <w:commentRangeStart w:id="6"/>
        </w:sdtContent>
      </w:sdt>
      <w:r w:rsidDel="00000000" w:rsidR="00000000" w:rsidRPr="00000000">
        <w:rPr>
          <w:rtl w:val="0"/>
        </w:rPr>
        <w:t xml:space="preserve">Yes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C">
      <w:pPr>
        <w:numPr>
          <w:ilvl w:val="1"/>
          <w:numId w:val="2"/>
        </w:numPr>
        <w:ind w:left="1440" w:hanging="360"/>
        <w:rPr/>
      </w:pPr>
      <w:r w:rsidDel="00000000" w:rsidR="00000000" w:rsidRPr="00000000">
        <w:rPr>
          <w:rtl w:val="0"/>
        </w:rPr>
        <w:t xml:space="preserve">No</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3E">
      <w:pPr>
        <w:numPr>
          <w:ilvl w:val="1"/>
          <w:numId w:val="2"/>
        </w:numPr>
        <w:ind w:left="1440" w:hanging="360"/>
        <w:rPr/>
      </w:pPr>
      <w:r w:rsidDel="00000000" w:rsidR="00000000" w:rsidRPr="00000000">
        <w:rPr>
          <w:rtl w:val="0"/>
        </w:rPr>
        <w:t xml:space="preserve">Yes</w:t>
      </w:r>
    </w:p>
    <w:p w:rsidR="00000000" w:rsidDel="00000000" w:rsidP="00000000" w:rsidRDefault="00000000" w:rsidRPr="00000000" w14:paraId="0000003F">
      <w:pPr>
        <w:numPr>
          <w:ilvl w:val="1"/>
          <w:numId w:val="2"/>
        </w:numPr>
        <w:ind w:left="1440" w:hanging="360"/>
        <w:rPr/>
      </w:pPr>
      <w:r w:rsidDel="00000000" w:rsidR="00000000" w:rsidRPr="00000000">
        <w:rPr>
          <w:rtl w:val="0"/>
        </w:rPr>
        <w:t xml:space="preserve">No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ayljir2ybic" w:id="2"/>
      <w:bookmarkEnd w:id="2"/>
      <w:r w:rsidDel="00000000" w:rsidR="00000000" w:rsidRPr="00000000">
        <w:rPr>
          <w:rtl w:val="0"/>
        </w:rPr>
        <w:t xml:space="preserve">Affirmative Defenses (AFF-01)</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Affirmative defenses (red are important for all, orange are broad defenses that most should check, blue is important for debt collectors)</w:t>
      </w:r>
    </w:p>
    <w:p w:rsidR="00000000" w:rsidDel="00000000" w:rsidP="00000000" w:rsidRDefault="00000000" w:rsidRPr="00000000" w14:paraId="00000043">
      <w:pPr>
        <w:numPr>
          <w:ilvl w:val="1"/>
          <w:numId w:val="2"/>
        </w:numPr>
        <w:ind w:left="1440" w:hanging="360"/>
        <w:rPr>
          <w:color w:val="ff0000"/>
        </w:rPr>
      </w:pPr>
      <w:r w:rsidDel="00000000" w:rsidR="00000000" w:rsidRPr="00000000">
        <w:rPr>
          <w:color w:val="ff0000"/>
          <w:rtl w:val="0"/>
        </w:rPr>
        <w:t xml:space="preserve">Statute of limitations* </w:t>
      </w:r>
      <w:r w:rsidDel="00000000" w:rsidR="00000000" w:rsidRPr="00000000">
        <w:rPr>
          <w:rtl w:val="0"/>
        </w:rPr>
      </w:r>
    </w:p>
    <w:p w:rsidR="00000000" w:rsidDel="00000000" w:rsidP="00000000" w:rsidRDefault="00000000" w:rsidRPr="00000000" w14:paraId="00000044">
      <w:pPr>
        <w:numPr>
          <w:ilvl w:val="2"/>
          <w:numId w:val="2"/>
        </w:numPr>
        <w:ind w:left="2160" w:hanging="360"/>
        <w:rPr/>
      </w:pPr>
      <w:r w:rsidDel="00000000" w:rsidR="00000000" w:rsidRPr="00000000">
        <w:rPr>
          <w:rtl w:val="0"/>
        </w:rPr>
        <w:t xml:space="preserve">Original creditor</w:t>
      </w:r>
    </w:p>
    <w:p w:rsidR="00000000" w:rsidDel="00000000" w:rsidP="00000000" w:rsidRDefault="00000000" w:rsidRPr="00000000" w14:paraId="00000045">
      <w:pPr>
        <w:numPr>
          <w:ilvl w:val="3"/>
          <w:numId w:val="2"/>
        </w:numPr>
        <w:ind w:left="2880" w:hanging="360"/>
        <w:rPr/>
      </w:pPr>
      <w:r w:rsidDel="00000000" w:rsidR="00000000" w:rsidRPr="00000000">
        <w:rPr>
          <w:rtl w:val="0"/>
        </w:rPr>
        <w:t xml:space="preserve">When did you last make a payment to the original creditor? [LAST-PAYMENT-DATE]</w:t>
      </w:r>
    </w:p>
    <w:p w:rsidR="00000000" w:rsidDel="00000000" w:rsidP="00000000" w:rsidRDefault="00000000" w:rsidRPr="00000000" w14:paraId="00000046">
      <w:pPr>
        <w:numPr>
          <w:ilvl w:val="4"/>
          <w:numId w:val="2"/>
        </w:numPr>
        <w:ind w:left="3600" w:hanging="360"/>
        <w:rPr/>
      </w:pPr>
      <w:r w:rsidDel="00000000" w:rsidR="00000000" w:rsidRPr="00000000">
        <w:rPr>
          <w:rtl w:val="0"/>
        </w:rPr>
        <w:t xml:space="preserve">If within a year don’t check off </w:t>
      </w:r>
    </w:p>
    <w:p w:rsidR="00000000" w:rsidDel="00000000" w:rsidP="00000000" w:rsidRDefault="00000000" w:rsidRPr="00000000" w14:paraId="00000047">
      <w:pPr>
        <w:numPr>
          <w:ilvl w:val="4"/>
          <w:numId w:val="2"/>
        </w:numPr>
        <w:ind w:left="3600" w:hanging="360"/>
        <w:rPr/>
      </w:pPr>
      <w:r w:rsidDel="00000000" w:rsidR="00000000" w:rsidRPr="00000000">
        <w:rPr>
          <w:rtl w:val="0"/>
        </w:rPr>
        <w:t xml:space="preserve">If more than a year ago</w:t>
      </w:r>
      <w:r w:rsidDel="00000000" w:rsidR="00000000" w:rsidRPr="00000000">
        <w:rPr>
          <w:rtl w:val="0"/>
        </w:rPr>
        <w:t xml:space="preserve"> or not sure, check off</w:t>
      </w:r>
    </w:p>
    <w:p w:rsidR="00000000" w:rsidDel="00000000" w:rsidP="00000000" w:rsidRDefault="00000000" w:rsidRPr="00000000" w14:paraId="00000048">
      <w:pPr>
        <w:numPr>
          <w:ilvl w:val="2"/>
          <w:numId w:val="2"/>
        </w:numPr>
        <w:ind w:left="2160" w:hanging="360"/>
        <w:rPr/>
      </w:pPr>
      <w:r w:rsidDel="00000000" w:rsidR="00000000" w:rsidRPr="00000000">
        <w:rPr>
          <w:rtl w:val="0"/>
        </w:rPr>
        <w:t xml:space="preserve">Debt buyer</w:t>
      </w:r>
    </w:p>
    <w:p w:rsidR="00000000" w:rsidDel="00000000" w:rsidP="00000000" w:rsidRDefault="00000000" w:rsidRPr="00000000" w14:paraId="00000049">
      <w:pPr>
        <w:numPr>
          <w:ilvl w:val="3"/>
          <w:numId w:val="2"/>
        </w:numPr>
        <w:ind w:left="2880" w:hanging="360"/>
        <w:rPr/>
      </w:pPr>
      <w:r w:rsidDel="00000000" w:rsidR="00000000" w:rsidRPr="00000000">
        <w:rPr>
          <w:rtl w:val="0"/>
        </w:rPr>
        <w:t xml:space="preserve">Have you made a payment </w:t>
      </w:r>
      <w:r w:rsidDel="00000000" w:rsidR="00000000" w:rsidRPr="00000000">
        <w:rPr>
          <w:u w:val="single"/>
          <w:rtl w:val="0"/>
        </w:rPr>
        <w:t xml:space="preserve">to the debt buyer</w:t>
      </w:r>
      <w:r w:rsidDel="00000000" w:rsidR="00000000" w:rsidRPr="00000000">
        <w:rPr>
          <w:rtl w:val="0"/>
        </w:rPr>
        <w:t xml:space="preserve">?</w:t>
      </w:r>
    </w:p>
    <w:p w:rsidR="00000000" w:rsidDel="00000000" w:rsidP="00000000" w:rsidRDefault="00000000" w:rsidRPr="00000000" w14:paraId="0000004A">
      <w:pPr>
        <w:numPr>
          <w:ilvl w:val="4"/>
          <w:numId w:val="2"/>
        </w:numPr>
        <w:ind w:left="3600" w:hanging="360"/>
        <w:rPr/>
      </w:pPr>
      <w:r w:rsidDel="00000000" w:rsidR="00000000" w:rsidRPr="00000000">
        <w:rPr>
          <w:rtl w:val="0"/>
        </w:rPr>
        <w:t xml:space="preserve">No: check this off (preserve since the debt buyer likely has no record of payments to original creditor)</w:t>
      </w:r>
    </w:p>
    <w:p w:rsidR="00000000" w:rsidDel="00000000" w:rsidP="00000000" w:rsidRDefault="00000000" w:rsidRPr="00000000" w14:paraId="0000004B">
      <w:pPr>
        <w:numPr>
          <w:ilvl w:val="4"/>
          <w:numId w:val="2"/>
        </w:numPr>
        <w:ind w:left="3600" w:hanging="360"/>
        <w:rPr/>
      </w:pPr>
      <w:r w:rsidDel="00000000" w:rsidR="00000000" w:rsidRPr="00000000">
        <w:rPr>
          <w:rtl w:val="0"/>
        </w:rPr>
        <w:t xml:space="preserve">Yes: </w:t>
      </w:r>
      <w:r w:rsidDel="00000000" w:rsidR="00000000" w:rsidRPr="00000000">
        <w:rPr>
          <w:rtl w:val="0"/>
        </w:rPr>
        <w:t xml:space="preserve">when? </w:t>
      </w:r>
      <w:r w:rsidDel="00000000" w:rsidR="00000000" w:rsidRPr="00000000">
        <w:rPr>
          <w:rtl w:val="0"/>
        </w:rPr>
      </w:r>
    </w:p>
    <w:p w:rsidR="00000000" w:rsidDel="00000000" w:rsidP="00000000" w:rsidRDefault="00000000" w:rsidRPr="00000000" w14:paraId="0000004C">
      <w:pPr>
        <w:numPr>
          <w:ilvl w:val="5"/>
          <w:numId w:val="2"/>
        </w:numPr>
        <w:ind w:left="4320" w:hanging="360"/>
        <w:rPr/>
      </w:pPr>
      <w:r w:rsidDel="00000000" w:rsidR="00000000" w:rsidRPr="00000000">
        <w:rPr>
          <w:rtl w:val="0"/>
        </w:rPr>
        <w:t xml:space="preserve">If within a year don’t check off </w:t>
      </w:r>
    </w:p>
    <w:p w:rsidR="00000000" w:rsidDel="00000000" w:rsidP="00000000" w:rsidRDefault="00000000" w:rsidRPr="00000000" w14:paraId="0000004D">
      <w:pPr>
        <w:numPr>
          <w:ilvl w:val="5"/>
          <w:numId w:val="2"/>
        </w:numPr>
        <w:ind w:left="4320" w:hanging="360"/>
        <w:rPr/>
      </w:pPr>
      <w:r w:rsidDel="00000000" w:rsidR="00000000" w:rsidRPr="00000000">
        <w:rPr>
          <w:rtl w:val="0"/>
        </w:rPr>
        <w:t xml:space="preserve">If more than a year ago</w:t>
      </w:r>
      <w:r w:rsidDel="00000000" w:rsidR="00000000" w:rsidRPr="00000000">
        <w:rPr>
          <w:rtl w:val="0"/>
        </w:rPr>
        <w:t xml:space="preserve"> or not sure, check off</w:t>
      </w:r>
    </w:p>
    <w:p w:rsidR="00000000" w:rsidDel="00000000" w:rsidP="00000000" w:rsidRDefault="00000000" w:rsidRPr="00000000" w14:paraId="0000004E">
      <w:pPr>
        <w:numPr>
          <w:ilvl w:val="1"/>
          <w:numId w:val="2"/>
        </w:numPr>
        <w:ind w:left="1440" w:hanging="360"/>
        <w:rPr>
          <w:color w:val="ff9900"/>
        </w:rPr>
      </w:pPr>
      <w:sdt>
        <w:sdtPr>
          <w:id w:val="-288555588"/>
          <w:tag w:val="goog_rdk_13"/>
        </w:sdtPr>
        <w:sdtContent>
          <w:commentRangeStart w:id="7"/>
        </w:sdtContent>
      </w:sdt>
      <w:r w:rsidDel="00000000" w:rsidR="00000000" w:rsidRPr="00000000">
        <w:rPr>
          <w:color w:val="ff9900"/>
          <w:rtl w:val="0"/>
        </w:rPr>
        <w:t xml:space="preserve">Ambiguity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F">
      <w:pPr>
        <w:numPr>
          <w:ilvl w:val="2"/>
          <w:numId w:val="2"/>
        </w:numPr>
        <w:ind w:left="2160" w:hanging="360"/>
        <w:rPr>
          <w:color w:val="ff9900"/>
        </w:rPr>
      </w:pPr>
      <w:r w:rsidDel="00000000" w:rsidR="00000000" w:rsidRPr="00000000">
        <w:rPr>
          <w:rtl w:val="0"/>
        </w:rPr>
        <w:t xml:space="preserve">Are you at all confused about the suit, the amount sued for, or what the charges are?</w:t>
      </w:r>
      <w:r w:rsidDel="00000000" w:rsidR="00000000" w:rsidRPr="00000000">
        <w:rPr>
          <w:rtl w:val="0"/>
        </w:rPr>
      </w:r>
    </w:p>
    <w:p w:rsidR="00000000" w:rsidDel="00000000" w:rsidP="00000000" w:rsidRDefault="00000000" w:rsidRPr="00000000" w14:paraId="00000050">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51">
      <w:pPr>
        <w:numPr>
          <w:ilvl w:val="1"/>
          <w:numId w:val="2"/>
        </w:numPr>
        <w:ind w:left="1440" w:hanging="360"/>
        <w:rPr>
          <w:color w:val="0000ff"/>
        </w:rPr>
      </w:pPr>
      <w:r w:rsidDel="00000000" w:rsidR="00000000" w:rsidRPr="00000000">
        <w:rPr>
          <w:color w:val="0000ff"/>
          <w:rtl w:val="0"/>
        </w:rPr>
        <w:t xml:space="preserve">Standing/privity</w:t>
      </w:r>
    </w:p>
    <w:p w:rsidR="00000000" w:rsidDel="00000000" w:rsidP="00000000" w:rsidRDefault="00000000" w:rsidRPr="00000000" w14:paraId="00000052">
      <w:pPr>
        <w:numPr>
          <w:ilvl w:val="2"/>
          <w:numId w:val="2"/>
        </w:numPr>
        <w:ind w:left="2160" w:hanging="360"/>
        <w:rPr/>
      </w:pPr>
      <w:r w:rsidDel="00000000" w:rsidR="00000000" w:rsidRPr="00000000">
        <w:rPr>
          <w:rtl w:val="0"/>
        </w:rPr>
        <w:t xml:space="preserve">Debt buyer</w:t>
      </w:r>
    </w:p>
    <w:p w:rsidR="00000000" w:rsidDel="00000000" w:rsidP="00000000" w:rsidRDefault="00000000" w:rsidRPr="00000000" w14:paraId="00000053">
      <w:pPr>
        <w:numPr>
          <w:ilvl w:val="3"/>
          <w:numId w:val="2"/>
        </w:numPr>
        <w:ind w:left="2880" w:hanging="360"/>
        <w:rPr/>
      </w:pPr>
      <w:sdt>
        <w:sdtPr>
          <w:id w:val="343834869"/>
          <w:tag w:val="goog_rdk_14"/>
        </w:sdtPr>
        <w:sdtContent>
          <w:commentRangeStart w:id="8"/>
        </w:sdtContent>
      </w:sdt>
      <w:sdt>
        <w:sdtPr>
          <w:id w:val="278435089"/>
          <w:tag w:val="goog_rdk_15"/>
        </w:sdtPr>
        <w:sdtContent>
          <w:commentRangeStart w:id="9"/>
        </w:sdtContent>
      </w:sdt>
      <w:sdt>
        <w:sdtPr>
          <w:id w:val="-1444719760"/>
          <w:tag w:val="goog_rdk_16"/>
        </w:sdtPr>
        <w:sdtContent>
          <w:commentRangeStart w:id="10"/>
        </w:sdtContent>
      </w:sdt>
      <w:r w:rsidDel="00000000" w:rsidR="00000000" w:rsidRPr="00000000">
        <w:rPr>
          <w:rtl w:val="0"/>
        </w:rPr>
        <w:t xml:space="preserve">Check this off.</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4">
      <w:pPr>
        <w:numPr>
          <w:ilvl w:val="2"/>
          <w:numId w:val="2"/>
        </w:numPr>
        <w:ind w:left="2160" w:hanging="360"/>
        <w:rPr/>
      </w:pPr>
      <w:r w:rsidDel="00000000" w:rsidR="00000000" w:rsidRPr="00000000">
        <w:rPr>
          <w:rtl w:val="0"/>
        </w:rPr>
        <w:t xml:space="preserve">Original creditor</w:t>
      </w:r>
    </w:p>
    <w:p w:rsidR="00000000" w:rsidDel="00000000" w:rsidP="00000000" w:rsidRDefault="00000000" w:rsidRPr="00000000" w14:paraId="00000055">
      <w:pPr>
        <w:numPr>
          <w:ilvl w:val="3"/>
          <w:numId w:val="2"/>
        </w:numPr>
        <w:ind w:left="2880" w:hanging="360"/>
        <w:rPr/>
      </w:pPr>
      <w:r w:rsidDel="00000000" w:rsidR="00000000" w:rsidRPr="00000000">
        <w:rPr>
          <w:rtl w:val="0"/>
        </w:rPr>
        <w:t xml:space="preserve">Did the plaintiff state it’s the legal owner of this debt/has right to bring case to collect debt? [OWNERSHIP]</w:t>
      </w:r>
    </w:p>
    <w:p w:rsidR="00000000" w:rsidDel="00000000" w:rsidP="00000000" w:rsidRDefault="00000000" w:rsidRPr="00000000" w14:paraId="00000056">
      <w:pPr>
        <w:numPr>
          <w:ilvl w:val="4"/>
          <w:numId w:val="2"/>
        </w:numPr>
        <w:ind w:left="3600" w:hanging="360"/>
        <w:rPr/>
      </w:pPr>
      <w:r w:rsidDel="00000000" w:rsidR="00000000" w:rsidRPr="00000000">
        <w:rPr>
          <w:rtl w:val="0"/>
        </w:rPr>
        <w:t xml:space="preserve">No: check this off</w:t>
      </w:r>
    </w:p>
    <w:p w:rsidR="00000000" w:rsidDel="00000000" w:rsidP="00000000" w:rsidRDefault="00000000" w:rsidRPr="00000000" w14:paraId="00000057">
      <w:pPr>
        <w:numPr>
          <w:ilvl w:val="1"/>
          <w:numId w:val="2"/>
        </w:numPr>
        <w:ind w:left="1440" w:hanging="360"/>
        <w:rPr>
          <w:color w:val="0000ff"/>
        </w:rPr>
      </w:pPr>
      <w:r w:rsidDel="00000000" w:rsidR="00000000" w:rsidRPr="00000000">
        <w:rPr>
          <w:color w:val="0000ff"/>
          <w:rtl w:val="0"/>
        </w:rPr>
        <w:t xml:space="preserve">Failure to State a Cause of Action</w:t>
      </w:r>
    </w:p>
    <w:p w:rsidR="00000000" w:rsidDel="00000000" w:rsidP="00000000" w:rsidRDefault="00000000" w:rsidRPr="00000000" w14:paraId="00000058">
      <w:pPr>
        <w:numPr>
          <w:ilvl w:val="2"/>
          <w:numId w:val="2"/>
        </w:numPr>
        <w:ind w:left="2160" w:hanging="360"/>
        <w:rPr/>
      </w:pPr>
      <w:r w:rsidDel="00000000" w:rsidR="00000000" w:rsidRPr="00000000">
        <w:rPr>
          <w:rtl w:val="0"/>
        </w:rPr>
        <w:t xml:space="preserve">Debt </w:t>
      </w:r>
      <w:sdt>
        <w:sdtPr>
          <w:id w:val="203879544"/>
          <w:tag w:val="goog_rdk_17"/>
        </w:sdtPr>
        <w:sdtContent>
          <w:commentRangeStart w:id="11"/>
        </w:sdtContent>
      </w:sdt>
      <w:r w:rsidDel="00000000" w:rsidR="00000000" w:rsidRPr="00000000">
        <w:rPr>
          <w:rtl w:val="0"/>
        </w:rPr>
        <w:t xml:space="preserve">buyer</w:t>
      </w:r>
      <w:commentRangeEnd w:id="11"/>
      <w:r w:rsidDel="00000000" w:rsidR="00000000" w:rsidRPr="00000000">
        <w:commentReference w:id="11"/>
      </w:r>
      <w:r w:rsidDel="00000000" w:rsidR="00000000" w:rsidRPr="00000000">
        <w:rPr>
          <w:rtl w:val="0"/>
        </w:rPr>
      </w:r>
    </w:p>
    <w:sdt>
      <w:sdtPr>
        <w:id w:val="1040506183"/>
        <w:tag w:val="goog_rdk_21"/>
      </w:sdtPr>
      <w:sdtContent>
        <w:p w:rsidR="00000000" w:rsidDel="00000000" w:rsidP="00000000" w:rsidRDefault="00000000" w:rsidRPr="00000000" w14:paraId="00000059">
          <w:pPr>
            <w:numPr>
              <w:ilvl w:val="3"/>
              <w:numId w:val="2"/>
            </w:numPr>
            <w:ind w:left="2880" w:hanging="360"/>
            <w:rPr>
              <w:ins w:author="Frances Hung" w:id="3" w:date="2026-10-10T04:41:20Z"/>
            </w:rPr>
          </w:pPr>
          <w:sdt>
            <w:sdtPr>
              <w:id w:val="682880451"/>
              <w:tag w:val="goog_rdk_19"/>
            </w:sdtPr>
            <w:sdtContent>
              <w:ins w:author="Frances Hung" w:id="3" w:date="2026-10-10T04:41:20Z"/>
              <w:sdt>
                <w:sdtPr>
                  <w:id w:val="-690803497"/>
                  <w:tag w:val="goog_rdk_20"/>
                </w:sdtPr>
                <w:sdtContent>
                  <w:ins w:author="Frances Hung" w:id="3" w:date="2026-10-10T04:41:20Z">
                    <w:r w:rsidDel="00000000" w:rsidR="00000000" w:rsidRPr="00000000">
                      <w:rPr>
                        <w:rtl w:val="0"/>
                        <w:rPrChange w:author="Frances Hung" w:id="4" w:date="2026-10-10T04:41:20Z">
                          <w:rPr/>
                        </w:rPrChange>
                      </w:rPr>
                      <w:t xml:space="preserve">Did they say they bought the debt?</w:t>
                    </w:r>
                  </w:ins>
                </w:sdtContent>
              </w:sdt>
              <w:ins w:author="Frances Hung" w:id="3" w:date="2026-10-10T04:41:20Z"/>
            </w:sdtContent>
          </w:sdt>
        </w:p>
      </w:sdtContent>
    </w:sdt>
    <w:sdt>
      <w:sdtPr>
        <w:id w:val="-1354607011"/>
        <w:tag w:val="goog_rdk_24"/>
      </w:sdtPr>
      <w:sdtContent>
        <w:p w:rsidR="00000000" w:rsidDel="00000000" w:rsidP="00000000" w:rsidRDefault="00000000" w:rsidRPr="00000000" w14:paraId="0000005A">
          <w:pPr>
            <w:numPr>
              <w:ilvl w:val="4"/>
              <w:numId w:val="2"/>
            </w:numPr>
            <w:ind w:left="3600" w:hanging="360"/>
            <w:rPr>
              <w:ins w:author="Frances Hung" w:id="3" w:date="2026-10-10T04:41:20Z"/>
            </w:rPr>
          </w:pPr>
          <w:sdt>
            <w:sdtPr>
              <w:id w:val="1545355573"/>
              <w:tag w:val="goog_rdk_22"/>
            </w:sdtPr>
            <w:sdtContent>
              <w:ins w:author="Frances Hung" w:id="3" w:date="2026-10-10T04:41:20Z"/>
              <w:sdt>
                <w:sdtPr>
                  <w:id w:val="-2138428733"/>
                  <w:tag w:val="goog_rdk_23"/>
                </w:sdtPr>
                <w:sdtContent>
                  <w:ins w:author="Frances Hung" w:id="3" w:date="2026-10-10T04:41:20Z">
                    <w:r w:rsidDel="00000000" w:rsidR="00000000" w:rsidRPr="00000000">
                      <w:rPr>
                        <w:rtl w:val="0"/>
                        <w:rPrChange w:author="Frances Hung" w:id="4" w:date="2026-10-10T04:41:20Z">
                          <w:rPr/>
                        </w:rPrChange>
                      </w:rPr>
                      <w:t xml:space="preserve">No: check this off</w:t>
                    </w:r>
                  </w:ins>
                </w:sdtContent>
              </w:sdt>
              <w:ins w:author="Frances Hung" w:id="3" w:date="2026-10-10T04:41:20Z">
                <w:r w:rsidDel="00000000" w:rsidR="00000000" w:rsidRPr="00000000">
                  <w:rPr>
                    <w:rtl w:val="0"/>
                  </w:rPr>
                </w:r>
              </w:ins>
            </w:sdtContent>
          </w:sdt>
        </w:p>
      </w:sdtContent>
    </w:sdt>
    <w:p w:rsidR="00000000" w:rsidDel="00000000" w:rsidP="00000000" w:rsidRDefault="00000000" w:rsidRPr="00000000" w14:paraId="0000005B">
      <w:pPr>
        <w:numPr>
          <w:ilvl w:val="3"/>
          <w:numId w:val="2"/>
        </w:numPr>
        <w:ind w:left="2880" w:hanging="360"/>
        <w:rPr/>
      </w:pPr>
      <w:r w:rsidDel="00000000" w:rsidR="00000000" w:rsidRPr="00000000">
        <w:rPr>
          <w:rtl w:val="0"/>
        </w:rPr>
        <w:t xml:space="preserve">Does the complaint have a credit card statement attached (</w:t>
      </w:r>
      <w:sdt>
        <w:sdtPr>
          <w:id w:val="-742927869"/>
          <w:tag w:val="goog_rdk_25"/>
        </w:sdtPr>
        <w:sdtContent>
          <w:commentRangeStart w:id="12"/>
        </w:sdtContent>
      </w:sdt>
      <w:sdt>
        <w:sdtPr>
          <w:id w:val="-61733723"/>
          <w:tag w:val="goog_rdk_26"/>
        </w:sdtPr>
        <w:sdtContent>
          <w:commentRangeStart w:id="13"/>
        </w:sdtContent>
      </w:sdt>
      <w:sdt>
        <w:sdtPr>
          <w:id w:val="-280470787"/>
          <w:tag w:val="goog_rdk_27"/>
        </w:sdtPr>
        <w:sdtContent>
          <w:commentRangeStart w:id="14"/>
        </w:sdtContent>
      </w:sdt>
      <w:r w:rsidDel="00000000" w:rsidR="00000000" w:rsidRPr="00000000">
        <w:rPr>
          <w:rtl w:val="0"/>
        </w:rPr>
        <w:t xml:space="preserve">which shows OG creditor</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[STATEMENT]</w:t>
        <w:tab/>
      </w:r>
    </w:p>
    <w:p w:rsidR="00000000" w:rsidDel="00000000" w:rsidP="00000000" w:rsidRDefault="00000000" w:rsidRPr="00000000" w14:paraId="0000005C">
      <w:pPr>
        <w:numPr>
          <w:ilvl w:val="4"/>
          <w:numId w:val="2"/>
        </w:numPr>
        <w:ind w:left="3600" w:hanging="360"/>
        <w:rPr/>
      </w:pPr>
      <w:sdt>
        <w:sdtPr>
          <w:id w:val="-1865257652"/>
          <w:tag w:val="goog_rdk_29"/>
        </w:sdtPr>
        <w:sdtContent>
          <w:ins w:author="Frances Hung" w:id="5" w:date="2026-10-10T03:49:32Z">
            <w:r w:rsidDel="00000000" w:rsidR="00000000" w:rsidRPr="00000000">
              <w:rPr>
                <w:rtl w:val="0"/>
              </w:rPr>
              <w:t xml:space="preserve">Yes</w:t>
            </w:r>
          </w:ins>
        </w:sdtContent>
      </w:sdt>
      <w:sdt>
        <w:sdtPr>
          <w:id w:val="-1543663868"/>
          <w:tag w:val="goog_rdk_30"/>
        </w:sdtPr>
        <w:sdtContent>
          <w:del w:author="Frances Hung" w:id="5" w:date="2026-10-10T03:49:32Z">
            <w:r w:rsidDel="00000000" w:rsidR="00000000" w:rsidRPr="00000000">
              <w:rPr>
                <w:rtl w:val="0"/>
              </w:rPr>
              <w:delText xml:space="preserve">No</w:delText>
            </w:r>
          </w:del>
        </w:sdtContent>
      </w:sdt>
      <w:r w:rsidDel="00000000" w:rsidR="00000000" w:rsidRPr="00000000">
        <w:rPr>
          <w:rtl w:val="0"/>
        </w:rPr>
        <w:t xml:space="preserve">: </w:t>
      </w:r>
      <w:sdt>
        <w:sdtPr>
          <w:id w:val="-1907560824"/>
          <w:tag w:val="goog_rdk_31"/>
        </w:sdtPr>
        <w:sdtContent>
          <w:ins w:author="Frances Hung" w:id="6" w:date="2026-10-10T03:49:38Z">
            <w:r w:rsidDel="00000000" w:rsidR="00000000" w:rsidRPr="00000000">
              <w:rPr>
                <w:rtl w:val="0"/>
              </w:rPr>
              <w:t xml:space="preserve">cannot </w:t>
            </w:r>
          </w:ins>
        </w:sdtContent>
      </w:sdt>
      <w:r w:rsidDel="00000000" w:rsidR="00000000" w:rsidRPr="00000000">
        <w:rPr>
          <w:rtl w:val="0"/>
        </w:rPr>
        <w:t xml:space="preserve">check this off</w:t>
      </w:r>
    </w:p>
    <w:sdt>
      <w:sdtPr>
        <w:id w:val="-606239717"/>
        <w:tag w:val="goog_rdk_34"/>
      </w:sdtPr>
      <w:sdtContent>
        <w:p w:rsidR="00000000" w:rsidDel="00000000" w:rsidP="00000000" w:rsidRDefault="00000000" w:rsidRPr="00000000" w14:paraId="0000005D">
          <w:pPr>
            <w:numPr>
              <w:ilvl w:val="3"/>
              <w:numId w:val="2"/>
            </w:numPr>
            <w:ind w:left="2880" w:hanging="360"/>
            <w:rPr>
              <w:del w:author="Frances Hung" w:id="7" w:date="2026-10-10T04:41:18Z"/>
            </w:rPr>
          </w:pPr>
          <w:sdt>
            <w:sdtPr>
              <w:id w:val="113325133"/>
              <w:tag w:val="goog_rdk_33"/>
            </w:sdtPr>
            <w:sdtContent>
              <w:del w:author="Frances Hung" w:id="7" w:date="2026-10-10T04:41:18Z">
                <w:r w:rsidDel="00000000" w:rsidR="00000000" w:rsidRPr="00000000">
                  <w:rPr>
                    <w:rtl w:val="0"/>
                  </w:rPr>
                  <w:delText xml:space="preserve">Did they say they bought the debt?</w:delText>
                </w:r>
              </w:del>
            </w:sdtContent>
          </w:sdt>
        </w:p>
      </w:sdtContent>
    </w:sdt>
    <w:sdt>
      <w:sdtPr>
        <w:id w:val="1055276949"/>
        <w:tag w:val="goog_rdk_36"/>
      </w:sdtPr>
      <w:sdtContent>
        <w:p w:rsidR="00000000" w:rsidDel="00000000" w:rsidP="00000000" w:rsidRDefault="00000000" w:rsidRPr="00000000" w14:paraId="0000005E">
          <w:pPr>
            <w:numPr>
              <w:ilvl w:val="4"/>
              <w:numId w:val="2"/>
            </w:numPr>
            <w:ind w:left="3600" w:hanging="360"/>
            <w:rPr>
              <w:del w:author="Frances Hung" w:id="7" w:date="2026-10-10T04:41:18Z"/>
            </w:rPr>
          </w:pPr>
          <w:sdt>
            <w:sdtPr>
              <w:id w:val="416529815"/>
              <w:tag w:val="goog_rdk_35"/>
            </w:sdtPr>
            <w:sdtContent>
              <w:del w:author="Frances Hung" w:id="7" w:date="2026-10-10T04:41:18Z">
                <w:r w:rsidDel="00000000" w:rsidR="00000000" w:rsidRPr="00000000">
                  <w:rPr>
                    <w:rtl w:val="0"/>
                  </w:rPr>
                  <w:delText xml:space="preserve">No: check this off</w:delText>
                </w:r>
              </w:del>
            </w:sdtContent>
          </w:sdt>
        </w:p>
      </w:sdtContent>
    </w:sdt>
    <w:p w:rsidR="00000000" w:rsidDel="00000000" w:rsidP="00000000" w:rsidRDefault="00000000" w:rsidRPr="00000000" w14:paraId="0000005F">
      <w:pPr>
        <w:numPr>
          <w:ilvl w:val="3"/>
          <w:numId w:val="2"/>
        </w:numPr>
        <w:ind w:left="2880" w:hanging="360"/>
        <w:rPr/>
      </w:pPr>
      <w:r w:rsidDel="00000000" w:rsidR="00000000" w:rsidRPr="00000000">
        <w:rPr>
          <w:rtl w:val="0"/>
        </w:rPr>
        <w:t xml:space="preserve">Does the complaint include documents showing they bought the debt? Or a final statement that shows charge-off? [OWNERSHIP-PROOF]</w:t>
      </w:r>
    </w:p>
    <w:p w:rsidR="00000000" w:rsidDel="00000000" w:rsidP="00000000" w:rsidRDefault="00000000" w:rsidRPr="00000000" w14:paraId="00000060">
      <w:pPr>
        <w:numPr>
          <w:ilvl w:val="4"/>
          <w:numId w:val="2"/>
        </w:numPr>
        <w:ind w:left="3600" w:hanging="360"/>
        <w:rPr/>
      </w:pPr>
      <w:sdt>
        <w:sdtPr>
          <w:id w:val="-1230636059"/>
          <w:tag w:val="goog_rdk_38"/>
        </w:sdtPr>
        <w:sdtContent>
          <w:ins w:author="Frances Hung" w:id="8" w:date="2026-10-10T03:59:59Z">
            <w:r w:rsidDel="00000000" w:rsidR="00000000" w:rsidRPr="00000000">
              <w:rPr>
                <w:rtl w:val="0"/>
              </w:rPr>
              <w:t xml:space="preserve">Yes</w:t>
            </w:r>
          </w:ins>
        </w:sdtContent>
      </w:sdt>
      <w:sdt>
        <w:sdtPr>
          <w:id w:val="-1279860941"/>
          <w:tag w:val="goog_rdk_39"/>
        </w:sdtPr>
        <w:sdtContent>
          <w:del w:author="Frances Hung" w:id="8" w:date="2026-10-10T03:59:59Z">
            <w:r w:rsidDel="00000000" w:rsidR="00000000" w:rsidRPr="00000000">
              <w:rPr>
                <w:rtl w:val="0"/>
              </w:rPr>
              <w:delText xml:space="preserve">No</w:delText>
            </w:r>
          </w:del>
        </w:sdtContent>
      </w:sdt>
      <w:r w:rsidDel="00000000" w:rsidR="00000000" w:rsidRPr="00000000">
        <w:rPr>
          <w:rtl w:val="0"/>
        </w:rPr>
        <w:t xml:space="preserve">: </w:t>
      </w:r>
      <w:sdt>
        <w:sdtPr>
          <w:id w:val="-179260698"/>
          <w:tag w:val="goog_rdk_40"/>
        </w:sdtPr>
        <w:sdtContent>
          <w:ins w:author="Frances Hung" w:id="9" w:date="2026-10-10T04:00:03Z">
            <w:r w:rsidDel="00000000" w:rsidR="00000000" w:rsidRPr="00000000">
              <w:rPr>
                <w:rtl w:val="0"/>
              </w:rPr>
              <w:t xml:space="preserve">cannot </w:t>
            </w:r>
          </w:ins>
        </w:sdtContent>
      </w:sdt>
      <w:r w:rsidDel="00000000" w:rsidR="00000000" w:rsidRPr="00000000">
        <w:rPr>
          <w:rtl w:val="0"/>
        </w:rPr>
        <w:t xml:space="preserve">check this off</w:t>
      </w:r>
    </w:p>
    <w:p w:rsidR="00000000" w:rsidDel="00000000" w:rsidP="00000000" w:rsidRDefault="00000000" w:rsidRPr="00000000" w14:paraId="00000061">
      <w:pPr>
        <w:numPr>
          <w:ilvl w:val="4"/>
          <w:numId w:val="2"/>
        </w:numPr>
        <w:ind w:left="3600" w:hanging="360"/>
        <w:rPr/>
      </w:pPr>
      <w:r w:rsidDel="00000000" w:rsidR="00000000" w:rsidRPr="00000000">
        <w:rPr>
          <w:rtl w:val="0"/>
        </w:rPr>
        <w:t xml:space="preserve">Usually some shady all-inclusive documents (Public Counsel currently suing)</w:t>
      </w:r>
    </w:p>
    <w:p w:rsidR="00000000" w:rsidDel="00000000" w:rsidP="00000000" w:rsidRDefault="00000000" w:rsidRPr="00000000" w14:paraId="00000062">
      <w:pPr>
        <w:numPr>
          <w:ilvl w:val="3"/>
          <w:numId w:val="2"/>
        </w:numPr>
        <w:ind w:left="2880" w:hanging="360"/>
        <w:rPr/>
      </w:pPr>
      <w:r w:rsidDel="00000000" w:rsidR="00000000" w:rsidRPr="00000000">
        <w:rPr>
          <w:rtl w:val="0"/>
        </w:rPr>
        <w:t xml:space="preserve">Is the complaint for breach of contract? [SUIT-TYPE]</w:t>
      </w:r>
    </w:p>
    <w:p w:rsidR="00000000" w:rsidDel="00000000" w:rsidP="00000000" w:rsidRDefault="00000000" w:rsidRPr="00000000" w14:paraId="00000063">
      <w:pPr>
        <w:numPr>
          <w:ilvl w:val="4"/>
          <w:numId w:val="2"/>
        </w:numPr>
        <w:ind w:left="3600" w:hanging="360"/>
        <w:rPr/>
      </w:pPr>
      <w:r w:rsidDel="00000000" w:rsidR="00000000" w:rsidRPr="00000000">
        <w:rPr>
          <w:rtl w:val="0"/>
        </w:rPr>
        <w:t xml:space="preserve">Does the complaint include a contract entrance date? [OPEN-DATE]</w:t>
      </w:r>
    </w:p>
    <w:p w:rsidR="00000000" w:rsidDel="00000000" w:rsidP="00000000" w:rsidRDefault="00000000" w:rsidRPr="00000000" w14:paraId="00000064">
      <w:pPr>
        <w:numPr>
          <w:ilvl w:val="5"/>
          <w:numId w:val="2"/>
        </w:numPr>
        <w:ind w:left="4320" w:hanging="360"/>
        <w:rPr/>
      </w:pPr>
      <w:r w:rsidDel="00000000" w:rsidR="00000000" w:rsidRPr="00000000">
        <w:rPr>
          <w:rtl w:val="0"/>
        </w:rPr>
        <w:t xml:space="preserve">No: check this off</w:t>
      </w:r>
    </w:p>
    <w:p w:rsidR="00000000" w:rsidDel="00000000" w:rsidP="00000000" w:rsidRDefault="00000000" w:rsidRPr="00000000" w14:paraId="00000065">
      <w:pPr>
        <w:numPr>
          <w:ilvl w:val="4"/>
          <w:numId w:val="2"/>
        </w:numPr>
        <w:ind w:left="3600" w:hanging="360"/>
        <w:rPr/>
      </w:pPr>
      <w:r w:rsidDel="00000000" w:rsidR="00000000" w:rsidRPr="00000000">
        <w:rPr>
          <w:rtl w:val="0"/>
        </w:rPr>
        <w:t xml:space="preserve">Does the complaint include a contract breach date? [LAST-PAYMENT-DATE]</w:t>
      </w:r>
    </w:p>
    <w:p w:rsidR="00000000" w:rsidDel="00000000" w:rsidP="00000000" w:rsidRDefault="00000000" w:rsidRPr="00000000" w14:paraId="00000066">
      <w:pPr>
        <w:numPr>
          <w:ilvl w:val="5"/>
          <w:numId w:val="2"/>
        </w:numPr>
        <w:ind w:left="4320" w:hanging="360"/>
        <w:rPr/>
      </w:pPr>
      <w:r w:rsidDel="00000000" w:rsidR="00000000" w:rsidRPr="00000000">
        <w:rPr>
          <w:rtl w:val="0"/>
        </w:rPr>
        <w:t xml:space="preserve">No: check this off</w:t>
      </w:r>
    </w:p>
    <w:p w:rsidR="00000000" w:rsidDel="00000000" w:rsidP="00000000" w:rsidRDefault="00000000" w:rsidRPr="00000000" w14:paraId="00000067">
      <w:pPr>
        <w:numPr>
          <w:ilvl w:val="2"/>
          <w:numId w:val="2"/>
        </w:numPr>
        <w:ind w:left="2160" w:hanging="360"/>
        <w:rPr/>
      </w:pPr>
      <w:r w:rsidDel="00000000" w:rsidR="00000000" w:rsidRPr="00000000">
        <w:rPr>
          <w:rtl w:val="0"/>
        </w:rPr>
        <w:t xml:space="preserve">OG creditor (they don’t sue for common counts anymore, just breach of </w:t>
      </w:r>
      <w:sdt>
        <w:sdtPr>
          <w:id w:val="-1743770456"/>
          <w:tag w:val="goog_rdk_41"/>
        </w:sdtPr>
        <w:sdtContent>
          <w:commentRangeStart w:id="15"/>
        </w:sdtContent>
      </w:sdt>
      <w:r w:rsidDel="00000000" w:rsidR="00000000" w:rsidRPr="00000000">
        <w:rPr>
          <w:rtl w:val="0"/>
        </w:rPr>
        <w:t xml:space="preserve">contract</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068">
      <w:pPr>
        <w:numPr>
          <w:ilvl w:val="3"/>
          <w:numId w:val="2"/>
        </w:numPr>
        <w:ind w:left="2880" w:hanging="360"/>
        <w:rPr/>
      </w:pPr>
      <w:r w:rsidDel="00000000" w:rsidR="00000000" w:rsidRPr="00000000">
        <w:rPr>
          <w:rtl w:val="0"/>
        </w:rPr>
        <w:t xml:space="preserve">Legal owner of debt? [OWNERSHIP-PROOF]</w:t>
      </w:r>
    </w:p>
    <w:p w:rsidR="00000000" w:rsidDel="00000000" w:rsidP="00000000" w:rsidRDefault="00000000" w:rsidRPr="00000000" w14:paraId="00000069">
      <w:pPr>
        <w:numPr>
          <w:ilvl w:val="4"/>
          <w:numId w:val="2"/>
        </w:numPr>
        <w:ind w:left="3600" w:hanging="360"/>
        <w:rPr/>
      </w:pPr>
      <w:r w:rsidDel="00000000" w:rsidR="00000000" w:rsidRPr="00000000">
        <w:rPr>
          <w:rtl w:val="0"/>
        </w:rPr>
        <w:t xml:space="preserve">No: check this off</w:t>
      </w:r>
    </w:p>
    <w:p w:rsidR="00000000" w:rsidDel="00000000" w:rsidP="00000000" w:rsidRDefault="00000000" w:rsidRPr="00000000" w14:paraId="0000006A">
      <w:pPr>
        <w:numPr>
          <w:ilvl w:val="3"/>
          <w:numId w:val="2"/>
        </w:numPr>
        <w:ind w:left="2880" w:hanging="360"/>
        <w:rPr/>
      </w:pPr>
      <w:r w:rsidDel="00000000" w:rsidR="00000000" w:rsidRPr="00000000">
        <w:rPr>
          <w:rtl w:val="0"/>
        </w:rPr>
        <w:t xml:space="preserve">Contract entrance date? [OPEN-DATE]</w:t>
      </w:r>
    </w:p>
    <w:p w:rsidR="00000000" w:rsidDel="00000000" w:rsidP="00000000" w:rsidRDefault="00000000" w:rsidRPr="00000000" w14:paraId="0000006B">
      <w:pPr>
        <w:numPr>
          <w:ilvl w:val="4"/>
          <w:numId w:val="2"/>
        </w:numPr>
        <w:ind w:left="3600" w:hanging="360"/>
        <w:rPr/>
      </w:pPr>
      <w:r w:rsidDel="00000000" w:rsidR="00000000" w:rsidRPr="00000000">
        <w:rPr>
          <w:rtl w:val="0"/>
        </w:rPr>
        <w:t xml:space="preserve">No: check this off</w:t>
      </w:r>
    </w:p>
    <w:p w:rsidR="00000000" w:rsidDel="00000000" w:rsidP="00000000" w:rsidRDefault="00000000" w:rsidRPr="00000000" w14:paraId="0000006C">
      <w:pPr>
        <w:numPr>
          <w:ilvl w:val="3"/>
          <w:numId w:val="2"/>
        </w:numPr>
        <w:ind w:left="2880" w:hanging="360"/>
        <w:rPr/>
      </w:pPr>
      <w:r w:rsidDel="00000000" w:rsidR="00000000" w:rsidRPr="00000000">
        <w:rPr>
          <w:rtl w:val="0"/>
        </w:rPr>
        <w:t xml:space="preserve">Contract breach date? [LAST-PAYMENT-DATE]</w:t>
      </w:r>
    </w:p>
    <w:p w:rsidR="00000000" w:rsidDel="00000000" w:rsidP="00000000" w:rsidRDefault="00000000" w:rsidRPr="00000000" w14:paraId="0000006D">
      <w:pPr>
        <w:numPr>
          <w:ilvl w:val="4"/>
          <w:numId w:val="2"/>
        </w:numPr>
        <w:ind w:left="3600" w:hanging="360"/>
        <w:rPr/>
      </w:pPr>
      <w:r w:rsidDel="00000000" w:rsidR="00000000" w:rsidRPr="00000000">
        <w:rPr>
          <w:rtl w:val="0"/>
        </w:rPr>
        <w:t xml:space="preserve">No: check this off</w:t>
      </w:r>
    </w:p>
    <w:p w:rsidR="00000000" w:rsidDel="00000000" w:rsidP="00000000" w:rsidRDefault="00000000" w:rsidRPr="00000000" w14:paraId="0000006E">
      <w:pPr>
        <w:numPr>
          <w:ilvl w:val="1"/>
          <w:numId w:val="2"/>
        </w:numPr>
        <w:ind w:left="1440" w:hanging="360"/>
        <w:rPr>
          <w:color w:val="ff9900"/>
        </w:rPr>
      </w:pPr>
      <w:r w:rsidDel="00000000" w:rsidR="00000000" w:rsidRPr="00000000">
        <w:rPr>
          <w:color w:val="ff9900"/>
          <w:rtl w:val="0"/>
        </w:rPr>
        <w:t xml:space="preserve">Mistake</w:t>
      </w:r>
    </w:p>
    <w:p w:rsidR="00000000" w:rsidDel="00000000" w:rsidP="00000000" w:rsidRDefault="00000000" w:rsidRPr="00000000" w14:paraId="0000006F">
      <w:pPr>
        <w:numPr>
          <w:ilvl w:val="2"/>
          <w:numId w:val="2"/>
        </w:numPr>
        <w:ind w:left="2160" w:hanging="360"/>
        <w:rPr/>
      </w:pPr>
      <w:sdt>
        <w:sdtPr>
          <w:id w:val="1330982501"/>
          <w:tag w:val="goog_rdk_42"/>
        </w:sdtPr>
        <w:sdtContent>
          <w:commentRangeStart w:id="16"/>
        </w:sdtContent>
      </w:sdt>
      <w:r w:rsidDel="00000000" w:rsidR="00000000" w:rsidRPr="00000000">
        <w:rPr>
          <w:rtl w:val="0"/>
        </w:rPr>
        <w:t xml:space="preserve">Was there any error made in the whole process, like an incorrect late fee applied, more money sued for than owed, or anything that makes you confused about the amount sued?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70">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1"/>
          <w:numId w:val="2"/>
        </w:numPr>
        <w:ind w:left="1440" w:hanging="360"/>
        <w:rPr>
          <w:b w:val="1"/>
          <w:bCs w:val="1"/>
          <w:color w:val="ff0000"/>
        </w:rPr>
      </w:pPr>
      <w:r w:rsidDel="00000000" w:rsidR="00000000" w:rsidRPr="00000000">
        <w:rPr>
          <w:b w:val="1"/>
          <w:bCs w:val="1"/>
          <w:color w:val="ff0000"/>
          <w:rtl w:val="0"/>
        </w:rPr>
        <w:t xml:space="preserve">Identity Theft*</w:t>
      </w:r>
    </w:p>
    <w:p w:rsidR="00000000" w:rsidDel="00000000" w:rsidP="00000000" w:rsidRDefault="00000000" w:rsidRPr="00000000" w14:paraId="00000073">
      <w:pPr>
        <w:numPr>
          <w:ilvl w:val="2"/>
          <w:numId w:val="2"/>
        </w:numPr>
        <w:ind w:left="2160" w:hanging="360"/>
        <w:rPr/>
      </w:pPr>
      <w:r w:rsidDel="00000000" w:rsidR="00000000" w:rsidRPr="00000000">
        <w:rPr>
          <w:rtl w:val="0"/>
        </w:rPr>
        <w:t xml:space="preserve">Do you recognize the account being sued over as one you opened? [RECOGNIZE]</w:t>
      </w:r>
    </w:p>
    <w:p w:rsidR="00000000" w:rsidDel="00000000" w:rsidP="00000000" w:rsidRDefault="00000000" w:rsidRPr="00000000" w14:paraId="00000074">
      <w:pPr>
        <w:numPr>
          <w:ilvl w:val="3"/>
          <w:numId w:val="2"/>
        </w:numPr>
        <w:ind w:left="2880" w:hanging="360"/>
        <w:rPr/>
      </w:pPr>
      <w:r w:rsidDel="00000000" w:rsidR="00000000" w:rsidRPr="00000000">
        <w:rPr>
          <w:rtl w:val="0"/>
        </w:rPr>
        <w:t xml:space="preserve">Yes: don’t check this off</w:t>
      </w:r>
    </w:p>
    <w:p w:rsidR="00000000" w:rsidDel="00000000" w:rsidP="00000000" w:rsidRDefault="00000000" w:rsidRPr="00000000" w14:paraId="00000075">
      <w:pPr>
        <w:numPr>
          <w:ilvl w:val="3"/>
          <w:numId w:val="2"/>
        </w:numPr>
        <w:ind w:left="2880" w:hanging="360"/>
        <w:rPr/>
      </w:pPr>
      <w:r w:rsidDel="00000000" w:rsidR="00000000" w:rsidRPr="00000000">
        <w:rPr>
          <w:rtl w:val="0"/>
        </w:rPr>
        <w:t xml:space="preserve">No: do you think someone stole your identity to create this debt? [IDENTITY.THEFT]</w:t>
      </w:r>
    </w:p>
    <w:p w:rsidR="00000000" w:rsidDel="00000000" w:rsidP="00000000" w:rsidRDefault="00000000" w:rsidRPr="00000000" w14:paraId="00000076">
      <w:pPr>
        <w:numPr>
          <w:ilvl w:val="4"/>
          <w:numId w:val="2"/>
        </w:numPr>
        <w:ind w:left="3600" w:hanging="360"/>
        <w:rPr/>
      </w:pPr>
      <w:r w:rsidDel="00000000" w:rsidR="00000000" w:rsidRPr="00000000">
        <w:rPr>
          <w:rtl w:val="0"/>
        </w:rPr>
        <w:t xml:space="preserve">Yes: serious allegation which may require reporting to the FTC—refer to clinic staff</w:t>
      </w:r>
    </w:p>
    <w:p w:rsidR="00000000" w:rsidDel="00000000" w:rsidP="00000000" w:rsidRDefault="00000000" w:rsidRPr="00000000" w14:paraId="00000077">
      <w:pPr>
        <w:numPr>
          <w:ilvl w:val="4"/>
          <w:numId w:val="2"/>
        </w:numPr>
        <w:ind w:left="3600" w:hanging="360"/>
        <w:rPr/>
      </w:pPr>
      <w:r w:rsidDel="00000000" w:rsidR="00000000" w:rsidRPr="00000000">
        <w:rPr>
          <w:rtl w:val="0"/>
        </w:rPr>
        <w:t xml:space="preserve">No: don’t check off</w:t>
      </w:r>
    </w:p>
    <w:p w:rsidR="00000000" w:rsidDel="00000000" w:rsidP="00000000" w:rsidRDefault="00000000" w:rsidRPr="00000000" w14:paraId="00000078">
      <w:pPr>
        <w:numPr>
          <w:ilvl w:val="1"/>
          <w:numId w:val="2"/>
        </w:numPr>
        <w:ind w:left="1440" w:hanging="360"/>
        <w:rPr>
          <w:b w:val="1"/>
          <w:bCs w:val="1"/>
          <w:color w:val="ff0000"/>
        </w:rPr>
      </w:pPr>
      <w:r w:rsidDel="00000000" w:rsidR="00000000" w:rsidRPr="00000000">
        <w:rPr>
          <w:b w:val="1"/>
          <w:bCs w:val="1"/>
          <w:color w:val="ff0000"/>
          <w:rtl w:val="0"/>
        </w:rPr>
        <w:t xml:space="preserve">Wrong Party</w:t>
      </w:r>
    </w:p>
    <w:p w:rsidR="00000000" w:rsidDel="00000000" w:rsidP="00000000" w:rsidRDefault="00000000" w:rsidRPr="00000000" w14:paraId="00000079">
      <w:pPr>
        <w:numPr>
          <w:ilvl w:val="2"/>
          <w:numId w:val="2"/>
        </w:numPr>
        <w:ind w:left="2160" w:hanging="360"/>
        <w:rPr/>
      </w:pPr>
      <w:r w:rsidDel="00000000" w:rsidR="00000000" w:rsidRPr="00000000">
        <w:rPr>
          <w:rtl w:val="0"/>
        </w:rPr>
        <w:t xml:space="preserve">Do you recognize the account being sued over as one you opened? [RECOGNIZE]</w:t>
      </w:r>
    </w:p>
    <w:p w:rsidR="00000000" w:rsidDel="00000000" w:rsidP="00000000" w:rsidRDefault="00000000" w:rsidRPr="00000000" w14:paraId="0000007A">
      <w:pPr>
        <w:numPr>
          <w:ilvl w:val="3"/>
          <w:numId w:val="2"/>
        </w:numPr>
        <w:ind w:left="2880" w:hanging="360"/>
        <w:rPr/>
      </w:pPr>
      <w:r w:rsidDel="00000000" w:rsidR="00000000" w:rsidRPr="00000000">
        <w:rPr>
          <w:rtl w:val="0"/>
        </w:rPr>
        <w:t xml:space="preserve">Yes: don’t check this off</w:t>
      </w:r>
    </w:p>
    <w:p w:rsidR="00000000" w:rsidDel="00000000" w:rsidP="00000000" w:rsidRDefault="00000000" w:rsidRPr="00000000" w14:paraId="0000007B">
      <w:pPr>
        <w:numPr>
          <w:ilvl w:val="3"/>
          <w:numId w:val="2"/>
        </w:numPr>
        <w:ind w:left="2880" w:hanging="360"/>
        <w:rPr/>
      </w:pPr>
      <w:r w:rsidDel="00000000" w:rsidR="00000000" w:rsidRPr="00000000">
        <w:rPr>
          <w:rtl w:val="0"/>
        </w:rPr>
        <w:t xml:space="preserve">No: does someone else own the card and is therefore financially responsible, even if you used the card?</w:t>
      </w:r>
    </w:p>
    <w:p w:rsidR="00000000" w:rsidDel="00000000" w:rsidP="00000000" w:rsidRDefault="00000000" w:rsidRPr="00000000" w14:paraId="0000007C">
      <w:pPr>
        <w:numPr>
          <w:ilvl w:val="4"/>
          <w:numId w:val="2"/>
        </w:numPr>
        <w:ind w:left="3600" w:hanging="360"/>
        <w:rPr/>
      </w:pPr>
      <w:r w:rsidDel="00000000" w:rsidR="00000000" w:rsidRPr="00000000">
        <w:rPr>
          <w:rtl w:val="0"/>
        </w:rPr>
        <w:t xml:space="preserve">Yes: serious allegation—refer to clinic staff</w:t>
      </w:r>
    </w:p>
    <w:p w:rsidR="00000000" w:rsidDel="00000000" w:rsidP="00000000" w:rsidRDefault="00000000" w:rsidRPr="00000000" w14:paraId="0000007D">
      <w:pPr>
        <w:numPr>
          <w:ilvl w:val="4"/>
          <w:numId w:val="2"/>
        </w:numPr>
        <w:ind w:left="3600" w:hanging="360"/>
        <w:rPr/>
      </w:pPr>
      <w:r w:rsidDel="00000000" w:rsidR="00000000" w:rsidRPr="00000000">
        <w:rPr>
          <w:rtl w:val="0"/>
        </w:rPr>
        <w:t xml:space="preserve">No: don’t check off</w:t>
      </w:r>
    </w:p>
    <w:p w:rsidR="00000000" w:rsidDel="00000000" w:rsidP="00000000" w:rsidRDefault="00000000" w:rsidRPr="00000000" w14:paraId="0000007E">
      <w:pPr>
        <w:numPr>
          <w:ilvl w:val="1"/>
          <w:numId w:val="2"/>
        </w:numPr>
        <w:ind w:left="1440" w:hanging="360"/>
        <w:rPr>
          <w:color w:val="ff9900"/>
        </w:rPr>
      </w:pPr>
      <w:sdt>
        <w:sdtPr>
          <w:id w:val="541338137"/>
          <w:tag w:val="goog_rdk_43"/>
        </w:sdtPr>
        <w:sdtContent>
          <w:commentRangeStart w:id="17"/>
        </w:sdtContent>
      </w:sdt>
      <w:r w:rsidDel="00000000" w:rsidR="00000000" w:rsidRPr="00000000">
        <w:rPr>
          <w:color w:val="ff9900"/>
          <w:rtl w:val="0"/>
        </w:rPr>
        <w:t xml:space="preserve">Laches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7F">
      <w:pPr>
        <w:numPr>
          <w:ilvl w:val="2"/>
          <w:numId w:val="2"/>
        </w:numPr>
        <w:ind w:left="2160" w:hanging="360"/>
        <w:rPr/>
      </w:pPr>
      <w:r w:rsidDel="00000000" w:rsidR="00000000" w:rsidRPr="00000000">
        <w:rPr>
          <w:rtl w:val="0"/>
        </w:rPr>
        <w:t xml:space="preserve">Are any of the following true?</w:t>
      </w:r>
    </w:p>
    <w:p w:rsidR="00000000" w:rsidDel="00000000" w:rsidP="00000000" w:rsidRDefault="00000000" w:rsidRPr="00000000" w14:paraId="00000080">
      <w:pPr>
        <w:numPr>
          <w:ilvl w:val="3"/>
          <w:numId w:val="2"/>
        </w:numPr>
        <w:ind w:left="2880" w:hanging="360"/>
        <w:rPr/>
      </w:pPr>
      <w:r w:rsidDel="00000000" w:rsidR="00000000" w:rsidRPr="00000000">
        <w:rPr>
          <w:rtl w:val="0"/>
        </w:rPr>
        <w:t xml:space="preserve">Are you locked out of your online portal?</w:t>
      </w:r>
    </w:p>
    <w:p w:rsidR="00000000" w:rsidDel="00000000" w:rsidP="00000000" w:rsidRDefault="00000000" w:rsidRPr="00000000" w14:paraId="00000081">
      <w:pPr>
        <w:numPr>
          <w:ilvl w:val="3"/>
          <w:numId w:val="2"/>
        </w:numPr>
        <w:ind w:left="2880" w:hanging="360"/>
        <w:rPr/>
      </w:pPr>
      <w:r w:rsidDel="00000000" w:rsidR="00000000" w:rsidRPr="00000000">
        <w:rPr>
          <w:rtl w:val="0"/>
        </w:rPr>
        <w:t xml:space="preserve">Do you have your own copies of your account statements, or are you reliant only on the bank’s/debt collector’s provided statements?</w:t>
      </w:r>
    </w:p>
    <w:p w:rsidR="00000000" w:rsidDel="00000000" w:rsidP="00000000" w:rsidRDefault="00000000" w:rsidRPr="00000000" w14:paraId="00000082">
      <w:pPr>
        <w:numPr>
          <w:ilvl w:val="3"/>
          <w:numId w:val="2"/>
        </w:numPr>
        <w:ind w:left="2880" w:hanging="360"/>
        <w:rPr/>
      </w:pPr>
      <w:r w:rsidDel="00000000" w:rsidR="00000000" w:rsidRPr="00000000">
        <w:rPr>
          <w:rtl w:val="0"/>
        </w:rPr>
        <w:t xml:space="preserve">Are you having difficulty finding information that you used to have about your accounts?</w:t>
      </w:r>
    </w:p>
    <w:p w:rsidR="00000000" w:rsidDel="00000000" w:rsidP="00000000" w:rsidRDefault="00000000" w:rsidRPr="00000000" w14:paraId="00000083">
      <w:pPr>
        <w:numPr>
          <w:ilvl w:val="1"/>
          <w:numId w:val="2"/>
        </w:numPr>
        <w:ind w:left="1440" w:hanging="360"/>
        <w:rPr/>
      </w:pPr>
      <w:r w:rsidDel="00000000" w:rsidR="00000000" w:rsidRPr="00000000">
        <w:rPr>
          <w:rtl w:val="0"/>
        </w:rPr>
        <w:t xml:space="preserve">Fraud, Misrepresentation, Concealment</w:t>
      </w:r>
    </w:p>
    <w:p w:rsidR="00000000" w:rsidDel="00000000" w:rsidP="00000000" w:rsidRDefault="00000000" w:rsidRPr="00000000" w14:paraId="00000084">
      <w:pPr>
        <w:numPr>
          <w:ilvl w:val="2"/>
          <w:numId w:val="2"/>
        </w:numPr>
        <w:ind w:left="2160" w:hanging="360"/>
        <w:rPr/>
      </w:pPr>
      <w:r w:rsidDel="00000000" w:rsidR="00000000" w:rsidRPr="00000000">
        <w:rPr>
          <w:rtl w:val="0"/>
        </w:rPr>
        <w:t xml:space="preserve">Do you think someone stole your identity to create this debt? </w:t>
      </w:r>
    </w:p>
    <w:p w:rsidR="00000000" w:rsidDel="00000000" w:rsidP="00000000" w:rsidRDefault="00000000" w:rsidRPr="00000000" w14:paraId="00000085">
      <w:pPr>
        <w:ind w:left="2160" w:firstLine="0"/>
        <w:rPr/>
      </w:pPr>
      <w:r w:rsidDel="00000000" w:rsidR="00000000" w:rsidRPr="00000000">
        <w:rPr>
          <w:rtl w:val="0"/>
        </w:rPr>
        <w:t xml:space="preserve">[IDENTITY.THEFT]</w:t>
      </w:r>
    </w:p>
    <w:p w:rsidR="00000000" w:rsidDel="00000000" w:rsidP="00000000" w:rsidRDefault="00000000" w:rsidRPr="00000000" w14:paraId="00000086">
      <w:pPr>
        <w:numPr>
          <w:ilvl w:val="0"/>
          <w:numId w:val="3"/>
        </w:numPr>
        <w:ind w:left="2880" w:hanging="360"/>
        <w:rPr/>
      </w:pPr>
      <w:r w:rsidDel="00000000" w:rsidR="00000000" w:rsidRPr="00000000">
        <w:rPr>
          <w:rtl w:val="0"/>
        </w:rPr>
        <w:t xml:space="preserve">Yes: check this off</w:t>
      </w:r>
    </w:p>
    <w:p w:rsidR="00000000" w:rsidDel="00000000" w:rsidP="00000000" w:rsidRDefault="00000000" w:rsidRPr="00000000" w14:paraId="00000087">
      <w:pPr>
        <w:numPr>
          <w:ilvl w:val="2"/>
          <w:numId w:val="2"/>
        </w:numPr>
        <w:ind w:left="2160" w:hanging="360"/>
        <w:rPr/>
      </w:pPr>
      <w:r w:rsidDel="00000000" w:rsidR="00000000" w:rsidRPr="00000000">
        <w:rPr>
          <w:rtl w:val="0"/>
        </w:rPr>
        <w:t xml:space="preserve">Did the plaintiff or original creditor lie or hide important facts about your account, like late penalties?</w:t>
      </w:r>
    </w:p>
    <w:p w:rsidR="00000000" w:rsidDel="00000000" w:rsidP="00000000" w:rsidRDefault="00000000" w:rsidRPr="00000000" w14:paraId="00000088">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89">
      <w:pPr>
        <w:numPr>
          <w:ilvl w:val="1"/>
          <w:numId w:val="2"/>
        </w:numPr>
        <w:ind w:left="1440" w:hanging="360"/>
        <w:rPr>
          <w:b w:val="1"/>
          <w:bCs w:val="1"/>
          <w:color w:val="ff0000"/>
        </w:rPr>
      </w:pPr>
      <w:r w:rsidDel="00000000" w:rsidR="00000000" w:rsidRPr="00000000">
        <w:rPr>
          <w:b w:val="1"/>
          <w:bCs w:val="1"/>
          <w:color w:val="ff0000"/>
          <w:rtl w:val="0"/>
        </w:rPr>
        <w:t xml:space="preserve">Failure to mitigate</w:t>
      </w:r>
    </w:p>
    <w:p w:rsidR="00000000" w:rsidDel="00000000" w:rsidP="00000000" w:rsidRDefault="00000000" w:rsidRPr="00000000" w14:paraId="0000008A">
      <w:pPr>
        <w:numPr>
          <w:ilvl w:val="2"/>
          <w:numId w:val="2"/>
        </w:numPr>
        <w:ind w:left="216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8B">
      <w:pPr>
        <w:numPr>
          <w:ilvl w:val="3"/>
          <w:numId w:val="2"/>
        </w:numPr>
        <w:ind w:left="2880" w:hanging="360"/>
        <w:rPr/>
      </w:pPr>
      <w:r w:rsidDel="00000000" w:rsidR="00000000" w:rsidRPr="00000000">
        <w:rPr>
          <w:rtl w:val="0"/>
        </w:rPr>
        <w:t xml:space="preserve">Yes: reword the following questions to ask if the plaintiff tried to contact or negotiate with defendant </w:t>
      </w:r>
      <w:r w:rsidDel="00000000" w:rsidR="00000000" w:rsidRPr="00000000">
        <w:rPr>
          <w:i w:val="1"/>
          <w:iCs w:val="1"/>
          <w:rtl w:val="0"/>
        </w:rPr>
        <w:t xml:space="preserve">or </w:t>
      </w:r>
      <w:r w:rsidDel="00000000" w:rsidR="00000000" w:rsidRPr="00000000">
        <w:rPr>
          <w:rtl w:val="0"/>
        </w:rPr>
        <w:t xml:space="preserve">the debt consolidation company </w:t>
      </w:r>
    </w:p>
    <w:p w:rsidR="00000000" w:rsidDel="00000000" w:rsidP="00000000" w:rsidRDefault="00000000" w:rsidRPr="00000000" w14:paraId="0000008C">
      <w:pPr>
        <w:numPr>
          <w:ilvl w:val="2"/>
          <w:numId w:val="2"/>
        </w:numPr>
        <w:ind w:left="2160" w:hanging="360"/>
        <w:rPr/>
      </w:pPr>
      <w:r w:rsidDel="00000000" w:rsidR="00000000" w:rsidRPr="00000000">
        <w:rPr>
          <w:rtl w:val="0"/>
        </w:rPr>
        <w:t xml:space="preserve">Did the plaintiff try to call you or email you to set up a payment plan or agreement before suing?</w:t>
      </w:r>
    </w:p>
    <w:p w:rsidR="00000000" w:rsidDel="00000000" w:rsidP="00000000" w:rsidRDefault="00000000" w:rsidRPr="00000000" w14:paraId="0000008D">
      <w:pPr>
        <w:numPr>
          <w:ilvl w:val="3"/>
          <w:numId w:val="2"/>
        </w:numPr>
        <w:ind w:left="2880" w:hanging="360"/>
        <w:rPr/>
      </w:pPr>
      <w:r w:rsidDel="00000000" w:rsidR="00000000" w:rsidRPr="00000000">
        <w:rPr>
          <w:rtl w:val="0"/>
        </w:rPr>
        <w:t xml:space="preserve">No/not sure: check off this nested box, even if defendant just doesn’t answer phone numbers she doesn’t recognize</w:t>
      </w:r>
    </w:p>
    <w:p w:rsidR="00000000" w:rsidDel="00000000" w:rsidP="00000000" w:rsidRDefault="00000000" w:rsidRPr="00000000" w14:paraId="0000008E">
      <w:pPr>
        <w:numPr>
          <w:ilvl w:val="2"/>
          <w:numId w:val="2"/>
        </w:numPr>
        <w:ind w:left="2160" w:hanging="360"/>
        <w:rPr/>
      </w:pPr>
      <w:r w:rsidDel="00000000" w:rsidR="00000000" w:rsidRPr="00000000">
        <w:rPr>
          <w:rtl w:val="0"/>
        </w:rPr>
        <w:t xml:space="preserve">Did the plaintiff sue after declining a settlement offer you made?</w:t>
      </w:r>
    </w:p>
    <w:p w:rsidR="00000000" w:rsidDel="00000000" w:rsidP="00000000" w:rsidRDefault="00000000" w:rsidRPr="00000000" w14:paraId="0000008F">
      <w:pPr>
        <w:numPr>
          <w:ilvl w:val="3"/>
          <w:numId w:val="2"/>
        </w:numPr>
        <w:ind w:left="2880" w:hanging="360"/>
        <w:rPr/>
      </w:pPr>
      <w:r w:rsidDel="00000000" w:rsidR="00000000" w:rsidRPr="00000000">
        <w:rPr>
          <w:rtl w:val="0"/>
        </w:rPr>
        <w:t xml:space="preserve">Yes: check off this nested box, but only if defendant knows this happened (e.g. if not sure about debt consolidation’s settlements, don’t check off)</w:t>
      </w:r>
    </w:p>
    <w:p w:rsidR="00000000" w:rsidDel="00000000" w:rsidP="00000000" w:rsidRDefault="00000000" w:rsidRPr="00000000" w14:paraId="00000090">
      <w:pPr>
        <w:numPr>
          <w:ilvl w:val="1"/>
          <w:numId w:val="2"/>
        </w:numPr>
        <w:ind w:left="1440" w:hanging="360"/>
        <w:rPr/>
      </w:pPr>
      <w:r w:rsidDel="00000000" w:rsidR="00000000" w:rsidRPr="00000000">
        <w:rPr>
          <w:rtl w:val="0"/>
        </w:rPr>
        <w:t xml:space="preserve">Common Counts Only</w:t>
      </w:r>
    </w:p>
    <w:p w:rsidR="00000000" w:rsidDel="00000000" w:rsidP="00000000" w:rsidRDefault="00000000" w:rsidRPr="00000000" w14:paraId="00000091">
      <w:pPr>
        <w:numPr>
          <w:ilvl w:val="2"/>
          <w:numId w:val="2"/>
        </w:numPr>
        <w:ind w:left="2160" w:hanging="360"/>
        <w:rPr/>
      </w:pPr>
      <w:r w:rsidDel="00000000" w:rsidR="00000000" w:rsidRPr="00000000">
        <w:rPr>
          <w:rtl w:val="0"/>
        </w:rPr>
        <w:t xml:space="preserve">Is the complaint for common counts? [SUIT-TYPE]</w:t>
      </w:r>
    </w:p>
    <w:p w:rsidR="00000000" w:rsidDel="00000000" w:rsidP="00000000" w:rsidRDefault="00000000" w:rsidRPr="00000000" w14:paraId="00000092">
      <w:pPr>
        <w:numPr>
          <w:ilvl w:val="3"/>
          <w:numId w:val="2"/>
        </w:numPr>
        <w:ind w:left="2880" w:hanging="360"/>
        <w:rPr/>
      </w:pPr>
      <w:r w:rsidDel="00000000" w:rsidR="00000000" w:rsidRPr="00000000">
        <w:rPr>
          <w:rtl w:val="0"/>
        </w:rPr>
        <w:t xml:space="preserve">No: don’t check this off</w:t>
      </w:r>
      <w:r w:rsidDel="00000000" w:rsidR="00000000" w:rsidRPr="00000000">
        <w:rPr>
          <w:rtl w:val="0"/>
        </w:rPr>
      </w:r>
    </w:p>
    <w:p w:rsidR="00000000" w:rsidDel="00000000" w:rsidP="00000000" w:rsidRDefault="00000000" w:rsidRPr="00000000" w14:paraId="00000093">
      <w:pPr>
        <w:numPr>
          <w:ilvl w:val="2"/>
          <w:numId w:val="2"/>
        </w:numPr>
        <w:ind w:left="2160" w:hanging="360"/>
        <w:rPr/>
      </w:pPr>
      <w:r w:rsidDel="00000000" w:rsidR="00000000" w:rsidRPr="00000000">
        <w:rPr>
          <w:rtl w:val="0"/>
        </w:rPr>
        <w:t xml:space="preserve">Do any of the following apply?</w:t>
      </w:r>
    </w:p>
    <w:p w:rsidR="00000000" w:rsidDel="00000000" w:rsidP="00000000" w:rsidRDefault="00000000" w:rsidRPr="00000000" w14:paraId="00000094">
      <w:pPr>
        <w:numPr>
          <w:ilvl w:val="3"/>
          <w:numId w:val="2"/>
        </w:numPr>
        <w:ind w:left="2880" w:hanging="360"/>
        <w:rPr/>
      </w:pPr>
      <w:r w:rsidDel="00000000" w:rsidR="00000000" w:rsidRPr="00000000">
        <w:rPr>
          <w:rtl w:val="0"/>
        </w:rPr>
        <w:t xml:space="preserve">Did plaintiff fail to credit payments you made?</w:t>
      </w:r>
    </w:p>
    <w:p w:rsidR="00000000" w:rsidDel="00000000" w:rsidP="00000000" w:rsidRDefault="00000000" w:rsidRPr="00000000" w14:paraId="00000095">
      <w:pPr>
        <w:numPr>
          <w:ilvl w:val="3"/>
          <w:numId w:val="2"/>
        </w:numPr>
        <w:ind w:left="2880" w:hanging="360"/>
        <w:rPr/>
      </w:pPr>
      <w:r w:rsidDel="00000000" w:rsidR="00000000" w:rsidRPr="00000000">
        <w:rPr>
          <w:rtl w:val="0"/>
        </w:rPr>
        <w:t xml:space="preserve">Did plaintiff agree to accept a lower payment, but is now asking for more that agreed on?</w:t>
      </w:r>
    </w:p>
    <w:p w:rsidR="00000000" w:rsidDel="00000000" w:rsidP="00000000" w:rsidRDefault="00000000" w:rsidRPr="00000000" w14:paraId="00000096">
      <w:pPr>
        <w:numPr>
          <w:ilvl w:val="3"/>
          <w:numId w:val="2"/>
        </w:numPr>
        <w:ind w:left="2880" w:hanging="360"/>
        <w:rPr/>
      </w:pPr>
      <w:r w:rsidDel="00000000" w:rsidR="00000000" w:rsidRPr="00000000">
        <w:rPr>
          <w:rtl w:val="0"/>
        </w:rPr>
        <w:t xml:space="preserve">Did plaintiff fail to make payments under the insurance plan you purchased?</w:t>
      </w:r>
    </w:p>
    <w:p w:rsidR="00000000" w:rsidDel="00000000" w:rsidP="00000000" w:rsidRDefault="00000000" w:rsidRPr="00000000" w14:paraId="00000097">
      <w:pPr>
        <w:numPr>
          <w:ilvl w:val="3"/>
          <w:numId w:val="2"/>
        </w:numPr>
        <w:ind w:left="2880" w:hanging="360"/>
        <w:rPr/>
      </w:pPr>
      <w:r w:rsidDel="00000000" w:rsidR="00000000" w:rsidRPr="00000000">
        <w:rPr>
          <w:rtl w:val="0"/>
        </w:rPr>
        <w:t xml:space="preserve">Do you think someone stole your identity to create this debt? [Identity Theft]</w:t>
      </w:r>
    </w:p>
    <w:p w:rsidR="00000000" w:rsidDel="00000000" w:rsidP="00000000" w:rsidRDefault="00000000" w:rsidRPr="00000000" w14:paraId="00000098">
      <w:pPr>
        <w:numPr>
          <w:ilvl w:val="3"/>
          <w:numId w:val="2"/>
        </w:numPr>
        <w:ind w:left="2880" w:hanging="360"/>
        <w:rPr/>
      </w:pPr>
      <w:r w:rsidDel="00000000" w:rsidR="00000000" w:rsidRPr="00000000">
        <w:rPr>
          <w:rtl w:val="0"/>
        </w:rPr>
        <w:t xml:space="preserve">Did any part of the transaction result from fraud, misrepresentation, or concealment? [Fraud, Misrepresentation, Concealment]</w:t>
      </w:r>
    </w:p>
    <w:p w:rsidR="00000000" w:rsidDel="00000000" w:rsidP="00000000" w:rsidRDefault="00000000" w:rsidRPr="00000000" w14:paraId="00000099">
      <w:pPr>
        <w:numPr>
          <w:ilvl w:val="1"/>
          <w:numId w:val="2"/>
        </w:numPr>
        <w:ind w:left="1440" w:hanging="360"/>
        <w:rPr>
          <w:color w:val="ff9900"/>
        </w:rPr>
      </w:pPr>
      <w:r w:rsidDel="00000000" w:rsidR="00000000" w:rsidRPr="00000000">
        <w:rPr>
          <w:color w:val="ff9900"/>
          <w:rtl w:val="0"/>
        </w:rPr>
        <w:t xml:space="preserve">Unconscionable Contract</w:t>
      </w:r>
    </w:p>
    <w:p w:rsidR="00000000" w:rsidDel="00000000" w:rsidP="00000000" w:rsidRDefault="00000000" w:rsidRPr="00000000" w14:paraId="0000009A">
      <w:pPr>
        <w:numPr>
          <w:ilvl w:val="2"/>
          <w:numId w:val="2"/>
        </w:numPr>
        <w:ind w:left="2160" w:hanging="360"/>
        <w:rPr/>
      </w:pPr>
      <w:r w:rsidDel="00000000" w:rsidR="00000000" w:rsidRPr="00000000">
        <w:rPr>
          <w:rtl w:val="0"/>
        </w:rPr>
        <w:t xml:space="preserve">Do you think the terms of your account or the way the plaintiff handled the account was </w:t>
      </w:r>
      <w:sdt>
        <w:sdtPr>
          <w:id w:val="717233520"/>
          <w:tag w:val="goog_rdk_44"/>
        </w:sdtPr>
        <w:sdtContent>
          <w:commentRangeStart w:id="18"/>
        </w:sdtContent>
      </w:sdt>
      <w:r w:rsidDel="00000000" w:rsidR="00000000" w:rsidRPr="00000000">
        <w:rPr>
          <w:rtl w:val="0"/>
        </w:rPr>
        <w:t xml:space="preserve">unfair</w:t>
      </w:r>
      <w:commentRangeEnd w:id="18"/>
      <w:r w:rsidDel="00000000" w:rsidR="00000000" w:rsidRPr="00000000">
        <w:commentReference w:id="18"/>
      </w:r>
      <w:r w:rsidDel="00000000" w:rsidR="00000000" w:rsidRPr="00000000">
        <w:rPr>
          <w:rtl w:val="0"/>
        </w:rPr>
        <w:t xml:space="preserve">?</w:t>
      </w:r>
    </w:p>
    <w:p w:rsidR="00000000" w:rsidDel="00000000" w:rsidP="00000000" w:rsidRDefault="00000000" w:rsidRPr="00000000" w14:paraId="0000009B">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9C">
      <w:pPr>
        <w:numPr>
          <w:ilvl w:val="1"/>
          <w:numId w:val="2"/>
        </w:numPr>
        <w:ind w:left="1440" w:hanging="360"/>
        <w:rPr>
          <w:color w:val="ff0000"/>
        </w:rPr>
      </w:pPr>
      <w:r w:rsidDel="00000000" w:rsidR="00000000" w:rsidRPr="00000000">
        <w:rPr>
          <w:color w:val="ff0000"/>
          <w:rtl w:val="0"/>
        </w:rPr>
        <w:t xml:space="preserve">Recission</w:t>
      </w:r>
    </w:p>
    <w:p w:rsidR="00000000" w:rsidDel="00000000" w:rsidP="00000000" w:rsidRDefault="00000000" w:rsidRPr="00000000" w14:paraId="0000009D">
      <w:pPr>
        <w:numPr>
          <w:ilvl w:val="2"/>
          <w:numId w:val="2"/>
        </w:numPr>
        <w:ind w:left="216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9E">
      <w:pPr>
        <w:numPr>
          <w:ilvl w:val="3"/>
          <w:numId w:val="2"/>
        </w:numPr>
        <w:ind w:left="2880" w:hanging="360"/>
        <w:rPr/>
      </w:pPr>
      <w:r w:rsidDel="00000000" w:rsidR="00000000" w:rsidRPr="00000000">
        <w:rPr>
          <w:rtl w:val="0"/>
        </w:rPr>
        <w:t xml:space="preserve">Yes: reword the following questions to ask if the defendant </w:t>
      </w:r>
      <w:r w:rsidDel="00000000" w:rsidR="00000000" w:rsidRPr="00000000">
        <w:rPr>
          <w:i w:val="1"/>
          <w:iCs w:val="1"/>
          <w:rtl w:val="0"/>
        </w:rPr>
        <w:t xml:space="preserve">or </w:t>
      </w:r>
      <w:r w:rsidDel="00000000" w:rsidR="00000000" w:rsidRPr="00000000">
        <w:rPr>
          <w:rtl w:val="0"/>
        </w:rPr>
        <w:t xml:space="preserve">the debt consolidation company tried to close the account</w:t>
      </w:r>
    </w:p>
    <w:p w:rsidR="00000000" w:rsidDel="00000000" w:rsidP="00000000" w:rsidRDefault="00000000" w:rsidRPr="00000000" w14:paraId="0000009F">
      <w:pPr>
        <w:numPr>
          <w:ilvl w:val="2"/>
          <w:numId w:val="2"/>
        </w:numPr>
        <w:ind w:left="2160" w:hanging="360"/>
        <w:rPr/>
      </w:pPr>
      <w:r w:rsidDel="00000000" w:rsidR="00000000" w:rsidRPr="00000000">
        <w:rPr>
          <w:rtl w:val="0"/>
        </w:rPr>
        <w:t xml:space="preserve">Did the original creditor refuse to grant your request to close the account before you stopped making payments?</w:t>
      </w:r>
    </w:p>
    <w:p w:rsidR="00000000" w:rsidDel="00000000" w:rsidP="00000000" w:rsidRDefault="00000000" w:rsidRPr="00000000" w14:paraId="000000A0">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A1">
      <w:pPr>
        <w:numPr>
          <w:ilvl w:val="1"/>
          <w:numId w:val="2"/>
        </w:numPr>
        <w:ind w:left="1440" w:hanging="360"/>
        <w:rPr>
          <w:color w:val="ff0000"/>
        </w:rPr>
      </w:pPr>
      <w:r w:rsidDel="00000000" w:rsidR="00000000" w:rsidRPr="00000000">
        <w:rPr>
          <w:color w:val="ff0000"/>
          <w:rtl w:val="0"/>
        </w:rPr>
        <w:t xml:space="preserve">Lack of Consideration</w:t>
      </w:r>
    </w:p>
    <w:p w:rsidR="00000000" w:rsidDel="00000000" w:rsidP="00000000" w:rsidRDefault="00000000" w:rsidRPr="00000000" w14:paraId="000000A2">
      <w:pPr>
        <w:numPr>
          <w:ilvl w:val="2"/>
          <w:numId w:val="2"/>
        </w:numPr>
        <w:ind w:left="2160" w:hanging="360"/>
        <w:rPr/>
      </w:pPr>
      <w:r w:rsidDel="00000000" w:rsidR="00000000" w:rsidRPr="00000000">
        <w:rPr>
          <w:rtl w:val="0"/>
        </w:rPr>
        <w:t xml:space="preserve">Do you think your identity was stolen? [Identity Theft]</w:t>
      </w:r>
    </w:p>
    <w:p w:rsidR="00000000" w:rsidDel="00000000" w:rsidP="00000000" w:rsidRDefault="00000000" w:rsidRPr="00000000" w14:paraId="000000A3">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A4">
      <w:pPr>
        <w:numPr>
          <w:ilvl w:val="2"/>
          <w:numId w:val="2"/>
        </w:numPr>
        <w:ind w:left="2160" w:hanging="360"/>
        <w:rPr/>
      </w:pPr>
      <w:r w:rsidDel="00000000" w:rsidR="00000000" w:rsidRPr="00000000">
        <w:rPr>
          <w:rtl w:val="0"/>
        </w:rPr>
        <w:t xml:space="preserve">Did you ever use the card, as opposed to only other people (like family or friends) using the </w:t>
      </w:r>
      <w:r w:rsidDel="00000000" w:rsidR="00000000" w:rsidRPr="00000000">
        <w:rPr>
          <w:rtl w:val="0"/>
        </w:rPr>
        <w:t xml:space="preserve">card</w:t>
      </w:r>
      <w:r w:rsidDel="00000000" w:rsidR="00000000" w:rsidRPr="00000000">
        <w:rPr>
          <w:rtl w:val="0"/>
        </w:rPr>
        <w:t xml:space="preserve">? </w:t>
      </w:r>
    </w:p>
    <w:p w:rsidR="00000000" w:rsidDel="00000000" w:rsidP="00000000" w:rsidRDefault="00000000" w:rsidRPr="00000000" w14:paraId="000000A5">
      <w:pPr>
        <w:numPr>
          <w:ilvl w:val="3"/>
          <w:numId w:val="2"/>
        </w:numPr>
        <w:ind w:left="2880" w:hanging="360"/>
        <w:rPr/>
      </w:pPr>
      <w:r w:rsidDel="00000000" w:rsidR="00000000" w:rsidRPr="00000000">
        <w:rPr>
          <w:rtl w:val="0"/>
        </w:rPr>
        <w:t xml:space="preserve">Did you open the account explicitly for another person to use?</w:t>
      </w:r>
    </w:p>
    <w:p w:rsidR="00000000" w:rsidDel="00000000" w:rsidP="00000000" w:rsidRDefault="00000000" w:rsidRPr="00000000" w14:paraId="000000A6">
      <w:pPr>
        <w:numPr>
          <w:ilvl w:val="4"/>
          <w:numId w:val="2"/>
        </w:numPr>
        <w:ind w:left="3600" w:hanging="360"/>
        <w:rPr/>
      </w:pPr>
      <w:r w:rsidDel="00000000" w:rsidR="00000000" w:rsidRPr="00000000">
        <w:rPr>
          <w:rtl w:val="0"/>
        </w:rPr>
        <w:t xml:space="preserve">No to both above: check this off</w:t>
      </w:r>
    </w:p>
    <w:p w:rsidR="00000000" w:rsidDel="00000000" w:rsidP="00000000" w:rsidRDefault="00000000" w:rsidRPr="00000000" w14:paraId="000000A7">
      <w:pPr>
        <w:ind w:left="2160" w:firstLine="0"/>
        <w:rPr/>
      </w:pPr>
      <w:r w:rsidDel="00000000" w:rsidR="00000000" w:rsidRPr="00000000">
        <w:rPr>
          <w:rtl w:val="0"/>
        </w:rPr>
      </w:r>
    </w:p>
    <w:p w:rsidR="00000000" w:rsidDel="00000000" w:rsidP="00000000" w:rsidRDefault="00000000" w:rsidRPr="00000000" w14:paraId="000000A8">
      <w:pPr>
        <w:numPr>
          <w:ilvl w:val="1"/>
          <w:numId w:val="2"/>
        </w:numPr>
        <w:ind w:left="1440" w:hanging="360"/>
        <w:rPr>
          <w:color w:val="ff0000"/>
        </w:rPr>
      </w:pPr>
      <w:r w:rsidDel="00000000" w:rsidR="00000000" w:rsidRPr="00000000">
        <w:rPr>
          <w:color w:val="ff0000"/>
          <w:rtl w:val="0"/>
        </w:rPr>
        <w:t xml:space="preserve">Accord and Satisfaction</w:t>
      </w:r>
    </w:p>
    <w:p w:rsidR="00000000" w:rsidDel="00000000" w:rsidP="00000000" w:rsidRDefault="00000000" w:rsidRPr="00000000" w14:paraId="000000A9">
      <w:pPr>
        <w:numPr>
          <w:ilvl w:val="2"/>
          <w:numId w:val="2"/>
        </w:numPr>
        <w:ind w:left="2160" w:hanging="360"/>
        <w:rPr/>
      </w:pPr>
      <w:r w:rsidDel="00000000" w:rsidR="00000000" w:rsidRPr="00000000">
        <w:rPr>
          <w:rtl w:val="0"/>
        </w:rPr>
        <w:t xml:space="preserve">Are you working with a debt consolidation company? [CONSOLIDATION]</w:t>
      </w:r>
    </w:p>
    <w:p w:rsidR="00000000" w:rsidDel="00000000" w:rsidP="00000000" w:rsidRDefault="00000000" w:rsidRPr="00000000" w14:paraId="000000AA">
      <w:pPr>
        <w:numPr>
          <w:ilvl w:val="3"/>
          <w:numId w:val="2"/>
        </w:numPr>
        <w:ind w:left="2880" w:hanging="360"/>
        <w:rPr/>
      </w:pPr>
      <w:r w:rsidDel="00000000" w:rsidR="00000000" w:rsidRPr="00000000">
        <w:rPr>
          <w:rtl w:val="0"/>
        </w:rPr>
        <w:t xml:space="preserve">Yes: reword the following question to ask if the defendant </w:t>
      </w:r>
      <w:r w:rsidDel="00000000" w:rsidR="00000000" w:rsidRPr="00000000">
        <w:rPr>
          <w:i w:val="1"/>
          <w:iCs w:val="1"/>
          <w:rtl w:val="0"/>
        </w:rPr>
        <w:t xml:space="preserve">or </w:t>
      </w:r>
      <w:r w:rsidDel="00000000" w:rsidR="00000000" w:rsidRPr="00000000">
        <w:rPr>
          <w:rtl w:val="0"/>
        </w:rPr>
        <w:t xml:space="preserve">the debt consolidation company is in an existing agreement</w:t>
      </w:r>
    </w:p>
    <w:p w:rsidR="00000000" w:rsidDel="00000000" w:rsidP="00000000" w:rsidRDefault="00000000" w:rsidRPr="00000000" w14:paraId="000000AB">
      <w:pPr>
        <w:numPr>
          <w:ilvl w:val="2"/>
          <w:numId w:val="2"/>
        </w:numPr>
        <w:ind w:left="2160" w:hanging="360"/>
        <w:rPr/>
      </w:pPr>
      <w:r w:rsidDel="00000000" w:rsidR="00000000" w:rsidRPr="00000000">
        <w:rPr>
          <w:rtl w:val="0"/>
        </w:rPr>
        <w:t xml:space="preserve">Are you following an existing agreement with the plaintiff on a way to settle the debt?</w:t>
      </w:r>
    </w:p>
    <w:p w:rsidR="00000000" w:rsidDel="00000000" w:rsidP="00000000" w:rsidRDefault="00000000" w:rsidRPr="00000000" w14:paraId="000000AC">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AD">
      <w:pPr>
        <w:numPr>
          <w:ilvl w:val="1"/>
          <w:numId w:val="2"/>
        </w:numPr>
        <w:ind w:left="1440" w:hanging="360"/>
        <w:rPr>
          <w:color w:val="ff9900"/>
        </w:rPr>
      </w:pPr>
      <w:r w:rsidDel="00000000" w:rsidR="00000000" w:rsidRPr="00000000">
        <w:rPr>
          <w:color w:val="ff9900"/>
          <w:rtl w:val="0"/>
        </w:rPr>
        <w:t xml:space="preserve">Excuse/Breach of Contract</w:t>
      </w:r>
    </w:p>
    <w:p w:rsidR="00000000" w:rsidDel="00000000" w:rsidP="00000000" w:rsidRDefault="00000000" w:rsidRPr="00000000" w14:paraId="000000AE">
      <w:pPr>
        <w:numPr>
          <w:ilvl w:val="2"/>
          <w:numId w:val="2"/>
        </w:numPr>
        <w:ind w:left="2160" w:hanging="360"/>
        <w:rPr/>
      </w:pPr>
      <w:r w:rsidDel="00000000" w:rsidR="00000000" w:rsidRPr="00000000">
        <w:rPr>
          <w:rtl w:val="0"/>
        </w:rPr>
        <w:t xml:space="preserve">Is the complaint for breach of contract? [SUIT-TYPE]</w:t>
      </w:r>
    </w:p>
    <w:p w:rsidR="00000000" w:rsidDel="00000000" w:rsidP="00000000" w:rsidRDefault="00000000" w:rsidRPr="00000000" w14:paraId="000000AF">
      <w:pPr>
        <w:numPr>
          <w:ilvl w:val="3"/>
          <w:numId w:val="2"/>
        </w:numPr>
        <w:ind w:left="2880" w:hanging="360"/>
        <w:rPr/>
      </w:pPr>
      <w:r w:rsidDel="00000000" w:rsidR="00000000" w:rsidRPr="00000000">
        <w:rPr>
          <w:rtl w:val="0"/>
        </w:rPr>
        <w:t xml:space="preserve">No: don’t check this off</w:t>
      </w:r>
      <w:r w:rsidDel="00000000" w:rsidR="00000000" w:rsidRPr="00000000">
        <w:rPr>
          <w:rtl w:val="0"/>
        </w:rPr>
      </w:r>
    </w:p>
    <w:p w:rsidR="00000000" w:rsidDel="00000000" w:rsidP="00000000" w:rsidRDefault="00000000" w:rsidRPr="00000000" w14:paraId="000000B0">
      <w:pPr>
        <w:numPr>
          <w:ilvl w:val="2"/>
          <w:numId w:val="2"/>
        </w:numPr>
        <w:ind w:left="2160" w:hanging="360"/>
        <w:rPr/>
      </w:pPr>
      <w:r w:rsidDel="00000000" w:rsidR="00000000" w:rsidRPr="00000000">
        <w:rPr>
          <w:rtl w:val="0"/>
        </w:rPr>
        <w:t xml:space="preserve">Do any of the following </w:t>
      </w:r>
      <w:sdt>
        <w:sdtPr>
          <w:id w:val="1815467313"/>
          <w:tag w:val="goog_rdk_45"/>
        </w:sdtPr>
        <w:sdtContent>
          <w:commentRangeStart w:id="19"/>
        </w:sdtContent>
      </w:sdt>
      <w:r w:rsidDel="00000000" w:rsidR="00000000" w:rsidRPr="00000000">
        <w:rPr>
          <w:rtl w:val="0"/>
        </w:rPr>
        <w:t xml:space="preserve">apply</w:t>
      </w:r>
      <w:commentRangeEnd w:id="19"/>
      <w:r w:rsidDel="00000000" w:rsidR="00000000" w:rsidRPr="00000000">
        <w:commentReference w:id="19"/>
      </w:r>
      <w:r w:rsidDel="00000000" w:rsidR="00000000" w:rsidRPr="00000000">
        <w:rPr>
          <w:rtl w:val="0"/>
        </w:rPr>
        <w:t xml:space="preserve">?</w:t>
      </w:r>
    </w:p>
    <w:p w:rsidR="00000000" w:rsidDel="00000000" w:rsidP="00000000" w:rsidRDefault="00000000" w:rsidRPr="00000000" w14:paraId="000000B1">
      <w:pPr>
        <w:numPr>
          <w:ilvl w:val="3"/>
          <w:numId w:val="2"/>
        </w:numPr>
        <w:ind w:left="2880" w:hanging="360"/>
        <w:rPr/>
      </w:pPr>
      <w:r w:rsidDel="00000000" w:rsidR="00000000" w:rsidRPr="00000000">
        <w:rPr>
          <w:rtl w:val="0"/>
        </w:rPr>
        <w:t xml:space="preserve">Did the plaintiff change the terms of the contract without your consent?</w:t>
      </w:r>
    </w:p>
    <w:p w:rsidR="00000000" w:rsidDel="00000000" w:rsidP="00000000" w:rsidRDefault="00000000" w:rsidRPr="00000000" w14:paraId="000000B2">
      <w:pPr>
        <w:numPr>
          <w:ilvl w:val="3"/>
          <w:numId w:val="2"/>
        </w:numPr>
        <w:ind w:left="2880" w:hanging="360"/>
        <w:rPr/>
      </w:pPr>
      <w:r w:rsidDel="00000000" w:rsidR="00000000" w:rsidRPr="00000000">
        <w:rPr>
          <w:rtl w:val="0"/>
        </w:rPr>
        <w:t xml:space="preserve">Has the plaintiff failed to give credit for payments made?</w:t>
      </w:r>
    </w:p>
    <w:p w:rsidR="00000000" w:rsidDel="00000000" w:rsidP="00000000" w:rsidRDefault="00000000" w:rsidRPr="00000000" w14:paraId="000000B3">
      <w:pPr>
        <w:numPr>
          <w:ilvl w:val="3"/>
          <w:numId w:val="2"/>
        </w:numPr>
        <w:ind w:left="2880" w:hanging="360"/>
        <w:rPr/>
      </w:pPr>
      <w:r w:rsidDel="00000000" w:rsidR="00000000" w:rsidRPr="00000000">
        <w:rPr>
          <w:rtl w:val="0"/>
        </w:rPr>
        <w:t xml:space="preserve">Did the plaintiff agree to change the original contract, but is not honoring the new agreement?</w:t>
      </w:r>
    </w:p>
    <w:p w:rsidR="00000000" w:rsidDel="00000000" w:rsidP="00000000" w:rsidRDefault="00000000" w:rsidRPr="00000000" w14:paraId="000000B4">
      <w:pPr>
        <w:numPr>
          <w:ilvl w:val="3"/>
          <w:numId w:val="2"/>
        </w:numPr>
        <w:ind w:left="2880" w:hanging="360"/>
        <w:rPr/>
      </w:pPr>
      <w:r w:rsidDel="00000000" w:rsidR="00000000" w:rsidRPr="00000000">
        <w:rPr>
          <w:rtl w:val="0"/>
        </w:rPr>
        <w:t xml:space="preserve">Did the plaintiff fail to make payments under the insurance plan you purchased?</w:t>
      </w:r>
    </w:p>
    <w:p w:rsidR="00000000" w:rsidDel="00000000" w:rsidP="00000000" w:rsidRDefault="00000000" w:rsidRPr="00000000" w14:paraId="000000B5">
      <w:pPr>
        <w:numPr>
          <w:ilvl w:val="3"/>
          <w:numId w:val="2"/>
        </w:numPr>
        <w:ind w:left="2880" w:hanging="360"/>
        <w:rPr/>
      </w:pPr>
      <w:r w:rsidDel="00000000" w:rsidR="00000000" w:rsidRPr="00000000">
        <w:rPr>
          <w:rtl w:val="0"/>
        </w:rPr>
        <w:t xml:space="preserve">Has the plaintiff behaved unreasonably in accommodating your financial situation regarding the credit account?</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1"/>
          <w:numId w:val="2"/>
        </w:numPr>
        <w:ind w:left="1440" w:hanging="360"/>
        <w:rPr>
          <w:b w:val="1"/>
          <w:bCs w:val="1"/>
          <w:color w:val="ff0000"/>
        </w:rPr>
      </w:pPr>
      <w:r w:rsidDel="00000000" w:rsidR="00000000" w:rsidRPr="00000000">
        <w:rPr>
          <w:b w:val="1"/>
          <w:bCs w:val="1"/>
          <w:color w:val="ff0000"/>
          <w:rtl w:val="0"/>
        </w:rPr>
        <w:t xml:space="preserve">Capacity</w:t>
      </w:r>
    </w:p>
    <w:p w:rsidR="00000000" w:rsidDel="00000000" w:rsidP="00000000" w:rsidRDefault="00000000" w:rsidRPr="00000000" w14:paraId="000000B8">
      <w:pPr>
        <w:numPr>
          <w:ilvl w:val="2"/>
          <w:numId w:val="2"/>
        </w:numPr>
        <w:ind w:left="2160" w:hanging="360"/>
        <w:rPr/>
      </w:pPr>
      <w:r w:rsidDel="00000000" w:rsidR="00000000" w:rsidRPr="00000000">
        <w:rPr>
          <w:rtl w:val="0"/>
        </w:rPr>
        <w:t xml:space="preserve">Were you under 18 when you signed the contract?</w:t>
        <w:tab/>
      </w:r>
    </w:p>
    <w:p w:rsidR="00000000" w:rsidDel="00000000" w:rsidP="00000000" w:rsidRDefault="00000000" w:rsidRPr="00000000" w14:paraId="000000B9">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BA">
      <w:pPr>
        <w:numPr>
          <w:ilvl w:val="2"/>
          <w:numId w:val="2"/>
        </w:numPr>
        <w:ind w:left="2160" w:hanging="360"/>
        <w:rPr/>
      </w:pPr>
      <w:sdt>
        <w:sdtPr>
          <w:id w:val="166801264"/>
          <w:tag w:val="goog_rdk_46"/>
        </w:sdtPr>
        <w:sdtContent>
          <w:commentRangeStart w:id="20"/>
        </w:sdtContent>
      </w:sdt>
      <w:r w:rsidDel="00000000" w:rsidR="00000000" w:rsidRPr="00000000">
        <w:rPr>
          <w:rtl w:val="0"/>
        </w:rPr>
        <w:t xml:space="preserve">Were you mentally incapacitated?</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BB">
      <w:pPr>
        <w:numPr>
          <w:ilvl w:val="3"/>
          <w:numId w:val="2"/>
        </w:numPr>
        <w:ind w:left="2880" w:hanging="360"/>
        <w:rPr/>
      </w:pPr>
      <w:r w:rsidDel="00000000" w:rsidR="00000000" w:rsidRPr="00000000">
        <w:rPr>
          <w:rtl w:val="0"/>
        </w:rPr>
        <w:t xml:space="preserve">Yes: are you willing to disclose this to the court, knowing it may become public record?</w:t>
      </w:r>
    </w:p>
    <w:p w:rsidR="00000000" w:rsidDel="00000000" w:rsidP="00000000" w:rsidRDefault="00000000" w:rsidRPr="00000000" w14:paraId="000000BC">
      <w:pPr>
        <w:numPr>
          <w:ilvl w:val="4"/>
          <w:numId w:val="2"/>
        </w:numPr>
        <w:ind w:left="3600" w:hanging="360"/>
        <w:rPr/>
      </w:pPr>
      <w:r w:rsidDel="00000000" w:rsidR="00000000" w:rsidRPr="00000000">
        <w:rPr>
          <w:rtl w:val="0"/>
        </w:rPr>
        <w:t xml:space="preserve">Yes: check this off</w:t>
      </w:r>
    </w:p>
    <w:p w:rsidR="00000000" w:rsidDel="00000000" w:rsidP="00000000" w:rsidRDefault="00000000" w:rsidRPr="00000000" w14:paraId="000000BD">
      <w:pPr>
        <w:numPr>
          <w:ilvl w:val="1"/>
          <w:numId w:val="2"/>
        </w:numPr>
        <w:ind w:left="1440" w:hanging="360"/>
        <w:rPr/>
      </w:pPr>
      <w:r w:rsidDel="00000000" w:rsidR="00000000" w:rsidRPr="00000000">
        <w:rPr>
          <w:rtl w:val="0"/>
        </w:rPr>
        <w:t xml:space="preserve">Waiver</w:t>
      </w:r>
    </w:p>
    <w:p w:rsidR="00000000" w:rsidDel="00000000" w:rsidP="00000000" w:rsidRDefault="00000000" w:rsidRPr="00000000" w14:paraId="000000BE">
      <w:pPr>
        <w:numPr>
          <w:ilvl w:val="2"/>
          <w:numId w:val="2"/>
        </w:numPr>
        <w:ind w:left="2160" w:hanging="360"/>
        <w:rPr/>
      </w:pPr>
      <w:r w:rsidDel="00000000" w:rsidR="00000000" w:rsidRPr="00000000">
        <w:rPr>
          <w:rtl w:val="0"/>
        </w:rPr>
        <w:t xml:space="preserve">Did you miss, skip, or delay a payment to the original creditor without penalties like late fees?</w:t>
      </w:r>
    </w:p>
    <w:p w:rsidR="00000000" w:rsidDel="00000000" w:rsidP="00000000" w:rsidRDefault="00000000" w:rsidRPr="00000000" w14:paraId="000000BF">
      <w:pPr>
        <w:numPr>
          <w:ilvl w:val="3"/>
          <w:numId w:val="2"/>
        </w:numPr>
        <w:ind w:left="2880" w:hanging="360"/>
        <w:rPr/>
      </w:pPr>
      <w:r w:rsidDel="00000000" w:rsidR="00000000" w:rsidRPr="00000000">
        <w:rPr>
          <w:rtl w:val="0"/>
        </w:rPr>
        <w:t xml:space="preserve">Yes: check this off </w:t>
      </w:r>
    </w:p>
    <w:p w:rsidR="00000000" w:rsidDel="00000000" w:rsidP="00000000" w:rsidRDefault="00000000" w:rsidRPr="00000000" w14:paraId="000000C0">
      <w:pPr>
        <w:ind w:left="2160" w:firstLine="0"/>
        <w:rPr/>
      </w:pPr>
      <w:r w:rsidDel="00000000" w:rsidR="00000000" w:rsidRPr="00000000">
        <w:rPr>
          <w:rtl w:val="0"/>
        </w:rPr>
      </w:r>
    </w:p>
    <w:p w:rsidR="00000000" w:rsidDel="00000000" w:rsidP="00000000" w:rsidRDefault="00000000" w:rsidRPr="00000000" w14:paraId="000000C1">
      <w:pPr>
        <w:numPr>
          <w:ilvl w:val="1"/>
          <w:numId w:val="2"/>
        </w:numPr>
        <w:ind w:left="1440" w:hanging="360"/>
        <w:rPr/>
      </w:pPr>
      <w:r w:rsidDel="00000000" w:rsidR="00000000" w:rsidRPr="00000000">
        <w:rPr>
          <w:rtl w:val="0"/>
        </w:rPr>
        <w:t xml:space="preserve">Oral Modification</w:t>
      </w:r>
    </w:p>
    <w:p w:rsidR="00000000" w:rsidDel="00000000" w:rsidP="00000000" w:rsidRDefault="00000000" w:rsidRPr="00000000" w14:paraId="000000C2">
      <w:pPr>
        <w:numPr>
          <w:ilvl w:val="2"/>
          <w:numId w:val="2"/>
        </w:numPr>
        <w:ind w:left="2160" w:hanging="360"/>
        <w:rPr/>
      </w:pPr>
      <w:r w:rsidDel="00000000" w:rsidR="00000000" w:rsidRPr="00000000">
        <w:rPr>
          <w:rtl w:val="0"/>
        </w:rPr>
        <w:t xml:space="preserve">Did the plaintiff and you agree to change the original contract orally?</w:t>
      </w:r>
    </w:p>
    <w:p w:rsidR="00000000" w:rsidDel="00000000" w:rsidP="00000000" w:rsidRDefault="00000000" w:rsidRPr="00000000" w14:paraId="000000C3">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C4">
      <w:pPr>
        <w:ind w:left="2880" w:firstLine="0"/>
        <w:rPr/>
      </w:pPr>
      <w:r w:rsidDel="00000000" w:rsidR="00000000" w:rsidRPr="00000000">
        <w:rPr>
          <w:rtl w:val="0"/>
        </w:rPr>
      </w:r>
    </w:p>
    <w:p w:rsidR="00000000" w:rsidDel="00000000" w:rsidP="00000000" w:rsidRDefault="00000000" w:rsidRPr="00000000" w14:paraId="000000C5">
      <w:pPr>
        <w:numPr>
          <w:ilvl w:val="1"/>
          <w:numId w:val="2"/>
        </w:numPr>
        <w:ind w:left="1440" w:hanging="360"/>
        <w:rPr/>
      </w:pPr>
      <w:r w:rsidDel="00000000" w:rsidR="00000000" w:rsidRPr="00000000">
        <w:rPr>
          <w:rtl w:val="0"/>
        </w:rPr>
        <w:t xml:space="preserve">Tender of Payment</w:t>
      </w:r>
    </w:p>
    <w:p w:rsidR="00000000" w:rsidDel="00000000" w:rsidP="00000000" w:rsidRDefault="00000000" w:rsidRPr="00000000" w14:paraId="000000C6">
      <w:pPr>
        <w:numPr>
          <w:ilvl w:val="2"/>
          <w:numId w:val="2"/>
        </w:numPr>
        <w:ind w:left="2160" w:hanging="360"/>
        <w:rPr/>
      </w:pPr>
      <w:r w:rsidDel="00000000" w:rsidR="00000000" w:rsidRPr="00000000">
        <w:rPr>
          <w:rtl w:val="0"/>
        </w:rPr>
        <w:t xml:space="preserve">Did you offer payment and the plaintiff refused to accept?</w:t>
      </w:r>
    </w:p>
    <w:p w:rsidR="00000000" w:rsidDel="00000000" w:rsidP="00000000" w:rsidRDefault="00000000" w:rsidRPr="00000000" w14:paraId="000000C7">
      <w:pPr>
        <w:numPr>
          <w:ilvl w:val="3"/>
          <w:numId w:val="2"/>
        </w:numPr>
        <w:ind w:left="2880" w:hanging="360"/>
        <w:rPr/>
      </w:pPr>
      <w:r w:rsidDel="00000000" w:rsidR="00000000" w:rsidRPr="00000000">
        <w:rPr>
          <w:rtl w:val="0"/>
        </w:rPr>
        <w:t xml:space="preserve">Yes: check this off</w:t>
      </w:r>
    </w:p>
    <w:p w:rsidR="00000000" w:rsidDel="00000000" w:rsidP="00000000" w:rsidRDefault="00000000" w:rsidRPr="00000000" w14:paraId="000000C8">
      <w:pPr>
        <w:ind w:left="2880" w:firstLine="0"/>
        <w:rPr/>
      </w:pPr>
      <w:r w:rsidDel="00000000" w:rsidR="00000000" w:rsidRPr="00000000">
        <w:rPr>
          <w:rtl w:val="0"/>
        </w:rPr>
      </w:r>
    </w:p>
    <w:p w:rsidR="00000000" w:rsidDel="00000000" w:rsidP="00000000" w:rsidRDefault="00000000" w:rsidRPr="00000000" w14:paraId="000000C9">
      <w:pPr>
        <w:numPr>
          <w:ilvl w:val="1"/>
          <w:numId w:val="2"/>
        </w:numPr>
        <w:ind w:left="1440" w:hanging="360"/>
        <w:rPr/>
      </w:pPr>
      <w:r w:rsidDel="00000000" w:rsidR="00000000" w:rsidRPr="00000000">
        <w:rPr>
          <w:rtl w:val="0"/>
        </w:rPr>
        <w:t xml:space="preserve">Violation of Civil Code Section 1632 Regarding Language</w:t>
      </w:r>
    </w:p>
    <w:p w:rsidR="00000000" w:rsidDel="00000000" w:rsidP="00000000" w:rsidRDefault="00000000" w:rsidRPr="00000000" w14:paraId="000000CA">
      <w:pPr>
        <w:numPr>
          <w:ilvl w:val="2"/>
          <w:numId w:val="2"/>
        </w:numPr>
        <w:ind w:left="2160" w:hanging="360"/>
        <w:rPr/>
      </w:pPr>
      <w:r w:rsidDel="00000000" w:rsidR="00000000" w:rsidRPr="00000000">
        <w:rPr>
          <w:rtl w:val="0"/>
        </w:rPr>
        <w:t xml:space="preserve">Check off if all below apply:</w:t>
      </w:r>
    </w:p>
    <w:p w:rsidR="00000000" w:rsidDel="00000000" w:rsidP="00000000" w:rsidRDefault="00000000" w:rsidRPr="00000000" w14:paraId="000000CB">
      <w:pPr>
        <w:numPr>
          <w:ilvl w:val="3"/>
          <w:numId w:val="2"/>
        </w:numPr>
        <w:ind w:left="2880" w:hanging="360"/>
        <w:rPr/>
      </w:pPr>
      <w:r w:rsidDel="00000000" w:rsidR="00000000" w:rsidRPr="00000000">
        <w:rPr>
          <w:rtl w:val="0"/>
        </w:rPr>
        <w:t xml:space="preserve">Do you primarily speak a language other than English? [LANGUAGE]</w:t>
      </w:r>
    </w:p>
    <w:p w:rsidR="00000000" w:rsidDel="00000000" w:rsidP="00000000" w:rsidRDefault="00000000" w:rsidRPr="00000000" w14:paraId="000000CC">
      <w:pPr>
        <w:numPr>
          <w:ilvl w:val="3"/>
          <w:numId w:val="2"/>
        </w:numPr>
        <w:ind w:left="2880" w:hanging="360"/>
        <w:rPr/>
      </w:pPr>
      <w:r w:rsidDel="00000000" w:rsidR="00000000" w:rsidRPr="00000000">
        <w:rPr>
          <w:rtl w:val="0"/>
        </w:rPr>
        <w:t xml:space="preserve">Was the contract negotiated in your primary language?</w:t>
      </w:r>
    </w:p>
    <w:p w:rsidR="00000000" w:rsidDel="00000000" w:rsidP="00000000" w:rsidRDefault="00000000" w:rsidRPr="00000000" w14:paraId="000000CD">
      <w:pPr>
        <w:numPr>
          <w:ilvl w:val="3"/>
          <w:numId w:val="2"/>
        </w:numPr>
        <w:ind w:left="2880" w:hanging="360"/>
        <w:rPr/>
      </w:pPr>
      <w:r w:rsidDel="00000000" w:rsidR="00000000" w:rsidRPr="00000000">
        <w:rPr>
          <w:rtl w:val="0"/>
        </w:rPr>
        <w:t xml:space="preserve">Did the plaintiff fail to give you a contract in your primary language?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heading=h.m1mma43iue1d" w:id="3"/>
      <w:bookmarkEnd w:id="3"/>
      <w:r w:rsidDel="00000000" w:rsidR="00000000" w:rsidRPr="00000000">
        <w:rPr>
          <w:rtl w:val="0"/>
        </w:rPr>
        <w:t xml:space="preserve">Common questions</w:t>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Should I call the original creditor to negotiate? </w:t>
      </w:r>
    </w:p>
    <w:p w:rsidR="00000000" w:rsidDel="00000000" w:rsidP="00000000" w:rsidRDefault="00000000" w:rsidRPr="00000000" w14:paraId="000000D3">
      <w:pPr>
        <w:numPr>
          <w:ilvl w:val="1"/>
          <w:numId w:val="1"/>
        </w:numPr>
        <w:ind w:left="1440" w:hanging="360"/>
        <w:rPr/>
      </w:pPr>
      <w:r w:rsidDel="00000000" w:rsidR="00000000" w:rsidRPr="00000000">
        <w:rPr>
          <w:rtl w:val="0"/>
        </w:rPr>
        <w:t xml:space="preserve">No, call their lawyer: contact info is on the summons and complaint</w:t>
      </w:r>
    </w:p>
    <w:p w:rsidR="00000000" w:rsidDel="00000000" w:rsidP="00000000" w:rsidRDefault="00000000" w:rsidRPr="00000000" w14:paraId="000000D4">
      <w:pPr>
        <w:numPr>
          <w:ilvl w:val="0"/>
          <w:numId w:val="1"/>
        </w:numPr>
        <w:ind w:left="720" w:hanging="360"/>
        <w:rPr/>
      </w:pPr>
      <w:r w:rsidDel="00000000" w:rsidR="00000000" w:rsidRPr="00000000">
        <w:rPr>
          <w:rtl w:val="0"/>
        </w:rPr>
        <w:t xml:space="preserve">Should I check attorney's fees in the prayer section even if I'm not sure I'll win? </w:t>
      </w:r>
    </w:p>
    <w:p w:rsidR="00000000" w:rsidDel="00000000" w:rsidP="00000000" w:rsidRDefault="00000000" w:rsidRPr="00000000" w14:paraId="000000D5">
      <w:pPr>
        <w:numPr>
          <w:ilvl w:val="1"/>
          <w:numId w:val="1"/>
        </w:numPr>
        <w:ind w:left="1440" w:hanging="360"/>
        <w:rPr/>
      </w:pPr>
      <w:r w:rsidDel="00000000" w:rsidR="00000000" w:rsidRPr="00000000">
        <w:rPr>
          <w:rtl w:val="0"/>
        </w:rPr>
        <w:t xml:space="preserve">Yes: it's important to preserve your defenses and options</w:t>
      </w:r>
    </w:p>
    <w:p w:rsidR="00000000" w:rsidDel="00000000" w:rsidP="00000000" w:rsidRDefault="00000000" w:rsidRPr="00000000" w14:paraId="000000D6">
      <w:pPr>
        <w:numPr>
          <w:ilvl w:val="0"/>
          <w:numId w:val="1"/>
        </w:numPr>
        <w:ind w:left="720" w:hanging="360"/>
        <w:rPr/>
      </w:pPr>
      <w:r w:rsidDel="00000000" w:rsidR="00000000" w:rsidRPr="00000000">
        <w:rPr>
          <w:rtl w:val="0"/>
        </w:rPr>
        <w:t xml:space="preserve">What if I can't get in touch with the lawyer for my debt collector?</w:t>
      </w:r>
    </w:p>
    <w:p w:rsidR="00000000" w:rsidDel="00000000" w:rsidP="00000000" w:rsidRDefault="00000000" w:rsidRPr="00000000" w14:paraId="000000D7">
      <w:pPr>
        <w:numPr>
          <w:ilvl w:val="1"/>
          <w:numId w:val="1"/>
        </w:numPr>
        <w:ind w:left="1440" w:hanging="360"/>
        <w:rPr/>
      </w:pPr>
      <w:r w:rsidDel="00000000" w:rsidR="00000000" w:rsidRPr="00000000">
        <w:rPr>
          <w:rtl w:val="0"/>
        </w:rPr>
        <w:t xml:space="preserve">Keep calling - it can take several attempts to contact them. If you can, send an email as well so you have written proof of your attempts to contact them. </w:t>
      </w:r>
    </w:p>
    <w:p w:rsidR="00000000" w:rsidDel="00000000" w:rsidP="00000000" w:rsidRDefault="00000000" w:rsidRPr="00000000" w14:paraId="000000D8">
      <w:pPr>
        <w:numPr>
          <w:ilvl w:val="0"/>
          <w:numId w:val="1"/>
        </w:numPr>
        <w:ind w:left="720" w:hanging="360"/>
        <w:rPr/>
      </w:pPr>
      <w:r w:rsidDel="00000000" w:rsidR="00000000" w:rsidRPr="00000000">
        <w:rPr>
          <w:rtl w:val="0"/>
        </w:rPr>
        <w:t xml:space="preserve">Which window do I go to?</w:t>
      </w:r>
    </w:p>
    <w:p w:rsidR="00000000" w:rsidDel="00000000" w:rsidP="00000000" w:rsidRDefault="00000000" w:rsidRPr="00000000" w14:paraId="000000D9">
      <w:pPr>
        <w:numPr>
          <w:ilvl w:val="1"/>
          <w:numId w:val="1"/>
        </w:numPr>
        <w:ind w:left="1440" w:hanging="360"/>
        <w:rPr/>
      </w:pPr>
      <w:r w:rsidDel="00000000" w:rsidR="00000000" w:rsidRPr="00000000">
        <w:rPr>
          <w:rtl w:val="0"/>
        </w:rPr>
        <w:t xml:space="preserve">For Chatsworth - Windows 10 or 11, says “Limited Civil and Small Claims” above the window. They will stamp and give you the answer copy, and take the answer original and fee waiver. </w:t>
      </w:r>
    </w:p>
    <w:p w:rsidR="00000000" w:rsidDel="00000000" w:rsidP="00000000" w:rsidRDefault="00000000" w:rsidRPr="00000000" w14:paraId="000000DA">
      <w:pPr>
        <w:numPr>
          <w:ilvl w:val="1"/>
          <w:numId w:val="1"/>
        </w:numPr>
        <w:ind w:left="1440" w:hanging="360"/>
        <w:rPr/>
      </w:pPr>
      <w:r w:rsidDel="00000000" w:rsidR="00000000" w:rsidRPr="00000000">
        <w:rPr>
          <w:rtl w:val="0"/>
        </w:rPr>
        <w:t xml:space="preserve">For Norwalk - (we need to take a field trip ;))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 Hung" w:id="20" w:date="2026-09-20T00:57:1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the court may check your mental health and that information may become public</w:t>
      </w:r>
    </w:p>
  </w:comment>
  <w:comment w:author="Frances Hung" w:id="3" w:date="2026-09-17T16:26:2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Debt buyers can sue for either, and nowadays, original creditors tend to sue only for breach of contract.</w:t>
      </w:r>
    </w:p>
  </w:comment>
  <w:comment w:author="Kelsey Atkinson" w:id="4" w:date="2026-09-25T22:31:0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 a law went into effect last year that prohibits common counts in consumer debt collection actions for debts incurred after 7/1/24 (https://codes.findlaw.com/ca/code-of-civil-procedure/ccp-sect-425-30/) - so we still see common counts cases, but they are phasing out</w:t>
      </w:r>
    </w:p>
  </w:comment>
  <w:comment w:author="Frances Hung" w:id="5" w:date="2026-10-09T19:18:5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the breach date in the complaint is not the same as the last payment date.</w:t>
      </w:r>
    </w:p>
  </w:comment>
  <w:comment w:author="Frances Hung" w:id="16" w:date="2026-09-11T23:02:12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many people select</w:t>
      </w:r>
    </w:p>
  </w:comment>
  <w:comment w:author="Frances Hung" w:id="2" w:date="2026-09-19T22:50:40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Ideally, this matches to a database of original creditors or third-party debt buyers so can determine which the plaintiff is. If unsure, refer to clinic staff.</w:t>
      </w:r>
    </w:p>
  </w:comment>
  <w:comment w:author="Frances Hung" w:id="17" w:date="2026-09-20T00:07:58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fairly lax rule. Many litigants are locked out of online accounts by the time they get sued. As long as one of the three questions are affirmatively answered, then this can be checked.</w:t>
      </w:r>
    </w:p>
  </w:comment>
  <w:comment w:author="Frances Hung" w:id="11" w:date="2026-09-20T00:15:46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of the five are not in the complaint, check this affirmative defense off.</w:t>
      </w:r>
    </w:p>
  </w:comment>
  <w:comment w:author="Frances Hung" w:id="12" w:date="2026-09-17T17:30:48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What other evidence is needed to state the OG owner + that it is legal owner + has right to sue?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enough that the debt buyer states those without proof?</w:t>
      </w:r>
    </w:p>
  </w:comment>
  <w:comment w:author="Kelsey Atkinson" w:id="13" w:date="2026-09-25T22:40:25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double check this - but there are base requirements outline in Civ Code Section 1788 somewhere that should answer this question of assertion v. documentation!</w:t>
      </w:r>
    </w:p>
  </w:comment>
  <w:comment w:author="Frances Hung" w:id="14" w:date="2026-09-28T16:56:01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1788.58/52 says they must attach a document showing the debtor agreed to the debt. If that doesn't exist (like for most CC cases) then the most recent monthly account statement is sufficient.</w:t>
      </w:r>
    </w:p>
  </w:comment>
  <w:comment w:author="Frances Hung" w:id="18" w:date="2026-09-20T00:38:5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defense.</w:t>
      </w:r>
    </w:p>
  </w:comment>
  <w:comment w:author="Frances Hung" w:id="1" w:date="2026-10-02T20:35:14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create a folder for them. Maybe do it while they are watching the video.</w:t>
      </w:r>
    </w:p>
  </w:comment>
  <w:comment w:author="Frances Hung" w:id="0" w:date="2026-09-19T22:20:13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totaled incomes of all household members. Refer to the table in FW-001 for cutoffs. The cutoffs should be updated regularly as the government will probably adjust for inflation.</w:t>
      </w:r>
    </w:p>
  </w:comment>
  <w:comment w:author="Frances Hung" w:id="15" w:date="2026-09-20T00:13:07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of the three are not in the complaint, check this affirmative defense off.</w:t>
      </w:r>
    </w:p>
  </w:comment>
  <w:comment w:author="Frances Hung" w:id="19" w:date="2026-09-24T18:29: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people often check the second and fifth subdefenses here.</w:t>
      </w:r>
    </w:p>
  </w:comment>
  <w:comment w:author="Frances Hung" w:id="8" w:date="2026-09-19T23:18:5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Debt collectors almost always can't prove ownership. Though they have contracts that show they bought the debt, they usually don't want them to be public and their required "witness" is faulty.</w:t>
      </w:r>
    </w:p>
  </w:comment>
  <w:comment w:author="Frances Hung" w:id="9" w:date="2026-09-30T22:02:59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Frances Hung" w:id="10" w:date="2026-09-30T22:03:32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Frances Hung" w:id="7" w:date="2026-09-19T23:07:04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 many people select (any lack of info which makes it harder to respond)</w:t>
      </w:r>
    </w:p>
  </w:comment>
  <w:comment w:author="Frances Hung" w:id="6" w:date="2026-09-21T20:31:03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have to fill out specific denials rather than general denial. Refer to clinic staff.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B" w15:done="0"/>
  <w15:commentEx w15:paraId="000000DC" w15:done="0"/>
  <w15:commentEx w15:paraId="000000DD" w15:paraIdParent="000000DC" w15:done="0"/>
  <w15:commentEx w15:paraId="000000DE" w15:done="0"/>
  <w15:commentEx w15:paraId="000000DF" w15:done="0"/>
  <w15:commentEx w15:paraId="000000E0" w15:done="0"/>
  <w15:commentEx w15:paraId="000000E1" w15:done="0"/>
  <w15:commentEx w15:paraId="000000E2" w15:done="0"/>
  <w15:commentEx w15:paraId="000000E5" w15:done="0"/>
  <w15:commentEx w15:paraId="000000E6" w15:paraIdParent="000000E5" w15:done="0"/>
  <w15:commentEx w15:paraId="000000E7" w15:paraIdParent="000000E5" w15:done="0"/>
  <w15:commentEx w15:paraId="000000E8" w15:done="0"/>
  <w15:commentEx w15:paraId="000000E9" w15:done="0"/>
  <w15:commentEx w15:paraId="000000EA" w15:done="0"/>
  <w15:commentEx w15:paraId="000000EB" w15:done="0"/>
  <w15:commentEx w15:paraId="000000EC" w15:done="0"/>
  <w15:commentEx w15:paraId="000000ED" w15:done="0"/>
  <w15:commentEx w15:paraId="000000EE" w15:paraIdParent="000000ED" w15:done="0"/>
  <w15:commentEx w15:paraId="000000EF" w15:paraIdParent="000000ED" w15:done="0"/>
  <w15:commentEx w15:paraId="000000F0" w15:done="0"/>
  <w15:commentEx w15:paraId="000000F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eqLSE0U/p1rgK+GyqYIFhsQGg==">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