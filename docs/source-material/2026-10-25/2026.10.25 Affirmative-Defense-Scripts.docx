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3D66F" w14:textId="77777777" w:rsidR="00E94995" w:rsidRDefault="00000000">
      <w:pPr>
        <w:pStyle w:val="Title"/>
      </w:pPr>
      <w:r>
        <w:t>Affirmative defense conversation scripts</w:t>
      </w:r>
    </w:p>
    <w:p w14:paraId="2B3627F5" w14:textId="77777777" w:rsidR="00E94995" w:rsidRDefault="00000000">
      <w:pPr>
        <w:pStyle w:val="Subtitle"/>
      </w:pPr>
      <w:r>
        <w:t>Defenses 1 through 21 of Attachment 4</w:t>
      </w:r>
    </w:p>
    <w:p w14:paraId="57A7AE5B" w14:textId="77777777" w:rsidR="00E94995" w:rsidRDefault="00000000">
      <w:r>
        <w:t>Use these scripts to review the exact wording users see and the conditions that control the conversation. Each defense begins with its general explanation. The numbers match Attachment 4; the named steps identify where to continue.</w:t>
      </w:r>
    </w:p>
    <w:p w14:paraId="52DB0D26" w14:textId="77777777" w:rsidR="00E94995" w:rsidRDefault="00000000">
      <w:r>
        <w:rPr>
          <w:b/>
        </w:rPr>
        <w:t xml:space="preserve">Reading key: </w:t>
      </w:r>
      <w:r>
        <w:t>Quoted text is shown to the user. Bold directions are instructions for the chatbot. Bracketed facts are filled with collected information. Yes and No correspond to True and False in the source script; Not sure remains a separate answer.</w:t>
      </w:r>
    </w:p>
    <w:p w14:paraId="38944252" w14:textId="77777777" w:rsidR="00E94995" w:rsidRDefault="00000000">
      <w:pPr>
        <w:pStyle w:val="Heading2"/>
      </w:pPr>
      <w:bookmarkStart w:id="0" w:name="_Toc243890400"/>
      <w:r>
        <w:t>Shared steps</w:t>
      </w:r>
      <w:bookmarkEnd w:id="0"/>
    </w:p>
    <w:p w14:paraId="5B58A433" w14:textId="77777777" w:rsidR="00D41284" w:rsidRDefault="00D41284" w:rsidP="00D41284">
      <w:r w:rsidRPr="00D41284">
        <w:rPr>
          <w:b/>
          <w:bCs/>
        </w:rPr>
        <w:t>Ask about this checkbox</w:t>
      </w:r>
      <w:r w:rsidRPr="00D41284">
        <w:t xml:space="preserve"> </w:t>
      </w:r>
    </w:p>
    <w:p w14:paraId="1D52A585" w14:textId="77777777" w:rsidR="00D41284" w:rsidRDefault="00D41284" w:rsidP="00D41284">
      <w:pPr>
        <w:pStyle w:val="ListParagraph"/>
        <w:numPr>
          <w:ilvl w:val="0"/>
          <w:numId w:val="11"/>
        </w:numPr>
      </w:pPr>
      <w:r w:rsidRPr="00D41284">
        <w:t>“Do you want to check off [name or description of this defense]?”</w:t>
      </w:r>
    </w:p>
    <w:p w14:paraId="741F76C2" w14:textId="5ED1450B" w:rsidR="00D41284" w:rsidRPr="00D41284" w:rsidRDefault="00D41284" w:rsidP="00D41284">
      <w:pPr>
        <w:pStyle w:val="ListParagraph"/>
        <w:numPr>
          <w:ilvl w:val="0"/>
          <w:numId w:val="11"/>
        </w:numPr>
        <w:rPr>
          <w:b/>
          <w:bCs/>
        </w:rPr>
      </w:pPr>
      <w:r w:rsidRPr="00D41284">
        <w:rPr>
          <w:b/>
          <w:bCs/>
        </w:rPr>
        <w:t>Record the answer before continuing.</w:t>
      </w:r>
    </w:p>
    <w:p w14:paraId="2AC123A0" w14:textId="77777777" w:rsidR="00E94995" w:rsidRDefault="00000000">
      <w:r>
        <w:rPr>
          <w:b/>
        </w:rPr>
        <w:t>Confirm selections</w:t>
      </w:r>
    </w:p>
    <w:p w14:paraId="3074C48A" w14:textId="50E79930" w:rsidR="00E94995" w:rsidRPr="00D41284" w:rsidRDefault="00D41284" w:rsidP="005B6D16">
      <w:pPr>
        <w:pStyle w:val="ListParagraph"/>
        <w:numPr>
          <w:ilvl w:val="0"/>
          <w:numId w:val="10"/>
        </w:numPr>
      </w:pPr>
      <w:r>
        <w:rPr>
          <w:b/>
        </w:rPr>
        <w:t>Summarize</w:t>
      </w:r>
      <w:r w:rsidRPr="005B6D16">
        <w:rPr>
          <w:b/>
        </w:rPr>
        <w:t xml:space="preserve"> the user’s choices for the defense and any nested options presented. </w:t>
      </w:r>
      <w:r>
        <w:rPr>
          <w:b/>
        </w:rPr>
        <w:t xml:space="preserve">Provide a visual of which checkboxes they’ve decided to check off (optional). </w:t>
      </w:r>
      <w:proofErr w:type="gramStart"/>
      <w:r w:rsidR="005B6D16">
        <w:rPr>
          <w:b/>
        </w:rPr>
        <w:t>User</w:t>
      </w:r>
      <w:proofErr w:type="gramEnd"/>
      <w:r w:rsidR="005B6D16">
        <w:rPr>
          <w:b/>
        </w:rPr>
        <w:t xml:space="preserve"> should notify clinic staff if they need further assistance </w:t>
      </w:r>
      <w:r w:rsidRPr="005B6D16">
        <w:rPr>
          <w:b/>
        </w:rPr>
        <w:t>before</w:t>
      </w:r>
      <w:r w:rsidR="005B6D16">
        <w:rPr>
          <w:b/>
        </w:rPr>
        <w:t xml:space="preserve"> the user advances.</w:t>
      </w:r>
    </w:p>
    <w:p w14:paraId="2B0CBC8A" w14:textId="48B85F68" w:rsidR="00D41284" w:rsidRDefault="00D41284" w:rsidP="00D41284">
      <w:pPr>
        <w:pStyle w:val="ListParagraph"/>
        <w:numPr>
          <w:ilvl w:val="0"/>
          <w:numId w:val="10"/>
        </w:numPr>
      </w:pPr>
      <w:r>
        <w:t xml:space="preserve">“Based on your answers to this defense section, here are the checkboxes you’ve indicated you’d like to check off. Raise your hand and notify clinic staff if you have further questions about this </w:t>
      </w:r>
      <w:proofErr w:type="gramStart"/>
      <w:r>
        <w:t>defense.”</w:t>
      </w:r>
      <w:proofErr w:type="gramEnd"/>
    </w:p>
    <w:p w14:paraId="66F6F473" w14:textId="77777777" w:rsidR="00D41284" w:rsidRDefault="00D41284" w:rsidP="00D41284">
      <w:pPr>
        <w:pStyle w:val="ListParagraph"/>
      </w:pPr>
    </w:p>
    <w:p w14:paraId="0AA4A7F8" w14:textId="77777777" w:rsidR="00E94995" w:rsidRDefault="00000000">
      <w:r>
        <w:rPr>
          <w:b/>
        </w:rPr>
        <w:t>Clarify an unresolved answer</w:t>
      </w:r>
    </w:p>
    <w:p w14:paraId="69CC93A8" w14:textId="3715565D" w:rsidR="00E94995" w:rsidRDefault="00000000" w:rsidP="005B6D16">
      <w:pPr>
        <w:pStyle w:val="ListParagraph"/>
        <w:numPr>
          <w:ilvl w:val="0"/>
          <w:numId w:val="10"/>
        </w:numPr>
      </w:pPr>
      <w:r w:rsidRPr="005B6D16">
        <w:rPr>
          <w:b/>
        </w:rPr>
        <w:t>Use approved clarification material to answer the user’s questions. Keep an uncertain or unanswered fact separate from No. If the script gives no outcome for the remaining uncertainty, leave the issue unresolved and refer to clinic staff rather than inventing a conclusion.</w:t>
      </w:r>
    </w:p>
    <w:p w14:paraId="68498792" w14:textId="77777777" w:rsidR="00E94995" w:rsidRDefault="00000000">
      <w:pPr>
        <w:pStyle w:val="Heading2"/>
      </w:pPr>
      <w:bookmarkStart w:id="1" w:name="_Toc243890401"/>
      <w:r>
        <w:t>Contents</w:t>
      </w:r>
      <w:bookmarkEnd w:id="1"/>
    </w:p>
    <w:sdt>
      <w:sdtPr>
        <w:rPr>
          <w:rFonts w:ascii="Calibri" w:eastAsiaTheme="minorEastAsia" w:hAnsi="Calibri" w:cstheme="minorBidi"/>
          <w:b w:val="0"/>
          <w:bCs w:val="0"/>
          <w:sz w:val="22"/>
          <w:szCs w:val="22"/>
        </w:rPr>
        <w:id w:val="390859967"/>
        <w:docPartObj>
          <w:docPartGallery w:val="Table of Contents"/>
          <w:docPartUnique/>
        </w:docPartObj>
      </w:sdtPr>
      <w:sdtEndPr>
        <w:rPr>
          <w:noProof/>
        </w:rPr>
      </w:sdtEndPr>
      <w:sdtContent>
        <w:p w14:paraId="1317BAC7" w14:textId="727AE1D6" w:rsidR="007602D1" w:rsidRDefault="007602D1">
          <w:pPr>
            <w:pStyle w:val="TOCHeading"/>
          </w:pPr>
          <w:r>
            <w:t>Contents</w:t>
          </w:r>
        </w:p>
        <w:p w14:paraId="4CBD6840" w14:textId="1F1829E1" w:rsidR="007602D1" w:rsidRDefault="007602D1">
          <w:pPr>
            <w:pStyle w:val="TOC2"/>
            <w:tabs>
              <w:tab w:val="right" w:leader="dot" w:pos="10156"/>
            </w:tabs>
            <w:rPr>
              <w:noProof/>
            </w:rPr>
          </w:pPr>
          <w:r>
            <w:fldChar w:fldCharType="begin"/>
          </w:r>
          <w:r>
            <w:instrText xml:space="preserve"> TOC \o "1-3" \h \z \u </w:instrText>
          </w:r>
          <w:r>
            <w:fldChar w:fldCharType="separate"/>
          </w:r>
          <w:hyperlink w:anchor="_Toc243890400" w:history="1">
            <w:r w:rsidRPr="002D6C2D">
              <w:rPr>
                <w:rStyle w:val="Hyperlink"/>
                <w:noProof/>
              </w:rPr>
              <w:t>Shared steps</w:t>
            </w:r>
            <w:r>
              <w:rPr>
                <w:noProof/>
                <w:webHidden/>
              </w:rPr>
              <w:tab/>
            </w:r>
            <w:r>
              <w:rPr>
                <w:noProof/>
                <w:webHidden/>
              </w:rPr>
              <w:fldChar w:fldCharType="begin"/>
            </w:r>
            <w:r>
              <w:rPr>
                <w:noProof/>
                <w:webHidden/>
              </w:rPr>
              <w:instrText xml:space="preserve"> PAGEREF _Toc243890400 \h </w:instrText>
            </w:r>
            <w:r>
              <w:rPr>
                <w:noProof/>
                <w:webHidden/>
              </w:rPr>
            </w:r>
            <w:r>
              <w:rPr>
                <w:noProof/>
                <w:webHidden/>
              </w:rPr>
              <w:fldChar w:fldCharType="separate"/>
            </w:r>
            <w:r>
              <w:rPr>
                <w:noProof/>
                <w:webHidden/>
              </w:rPr>
              <w:t>1</w:t>
            </w:r>
            <w:r>
              <w:rPr>
                <w:noProof/>
                <w:webHidden/>
              </w:rPr>
              <w:fldChar w:fldCharType="end"/>
            </w:r>
          </w:hyperlink>
        </w:p>
        <w:p w14:paraId="19553A71" w14:textId="3B35A46C" w:rsidR="007602D1" w:rsidRDefault="007602D1">
          <w:pPr>
            <w:pStyle w:val="TOC2"/>
            <w:tabs>
              <w:tab w:val="right" w:leader="dot" w:pos="10156"/>
            </w:tabs>
            <w:rPr>
              <w:noProof/>
            </w:rPr>
          </w:pPr>
          <w:hyperlink w:anchor="_Toc243890401" w:history="1">
            <w:r w:rsidRPr="002D6C2D">
              <w:rPr>
                <w:rStyle w:val="Hyperlink"/>
                <w:noProof/>
              </w:rPr>
              <w:t>Contents</w:t>
            </w:r>
            <w:r>
              <w:rPr>
                <w:noProof/>
                <w:webHidden/>
              </w:rPr>
              <w:tab/>
            </w:r>
            <w:r>
              <w:rPr>
                <w:noProof/>
                <w:webHidden/>
              </w:rPr>
              <w:fldChar w:fldCharType="begin"/>
            </w:r>
            <w:r>
              <w:rPr>
                <w:noProof/>
                <w:webHidden/>
              </w:rPr>
              <w:instrText xml:space="preserve"> PAGEREF _Toc243890401 \h </w:instrText>
            </w:r>
            <w:r>
              <w:rPr>
                <w:noProof/>
                <w:webHidden/>
              </w:rPr>
            </w:r>
            <w:r>
              <w:rPr>
                <w:noProof/>
                <w:webHidden/>
              </w:rPr>
              <w:fldChar w:fldCharType="separate"/>
            </w:r>
            <w:r>
              <w:rPr>
                <w:noProof/>
                <w:webHidden/>
              </w:rPr>
              <w:t>1</w:t>
            </w:r>
            <w:r>
              <w:rPr>
                <w:noProof/>
                <w:webHidden/>
              </w:rPr>
              <w:fldChar w:fldCharType="end"/>
            </w:r>
          </w:hyperlink>
        </w:p>
        <w:p w14:paraId="75AFB6B2" w14:textId="35ED418B" w:rsidR="007602D1" w:rsidRDefault="007602D1">
          <w:pPr>
            <w:pStyle w:val="TOC1"/>
            <w:tabs>
              <w:tab w:val="right" w:leader="dot" w:pos="10156"/>
            </w:tabs>
            <w:rPr>
              <w:noProof/>
            </w:rPr>
          </w:pPr>
          <w:hyperlink w:anchor="_Toc243890402" w:history="1">
            <w:r w:rsidRPr="002D6C2D">
              <w:rPr>
                <w:rStyle w:val="Hyperlink"/>
                <w:noProof/>
              </w:rPr>
              <w:t>1 Statute of Limitations</w:t>
            </w:r>
            <w:r>
              <w:rPr>
                <w:noProof/>
                <w:webHidden/>
              </w:rPr>
              <w:tab/>
            </w:r>
            <w:r>
              <w:rPr>
                <w:noProof/>
                <w:webHidden/>
              </w:rPr>
              <w:fldChar w:fldCharType="begin"/>
            </w:r>
            <w:r>
              <w:rPr>
                <w:noProof/>
                <w:webHidden/>
              </w:rPr>
              <w:instrText xml:space="preserve"> PAGEREF _Toc243890402 \h </w:instrText>
            </w:r>
            <w:r>
              <w:rPr>
                <w:noProof/>
                <w:webHidden/>
              </w:rPr>
            </w:r>
            <w:r>
              <w:rPr>
                <w:noProof/>
                <w:webHidden/>
              </w:rPr>
              <w:fldChar w:fldCharType="separate"/>
            </w:r>
            <w:r>
              <w:rPr>
                <w:noProof/>
                <w:webHidden/>
              </w:rPr>
              <w:t>2</w:t>
            </w:r>
            <w:r>
              <w:rPr>
                <w:noProof/>
                <w:webHidden/>
              </w:rPr>
              <w:fldChar w:fldCharType="end"/>
            </w:r>
          </w:hyperlink>
        </w:p>
        <w:p w14:paraId="7100CCF6" w14:textId="73134F12" w:rsidR="007602D1" w:rsidRDefault="007602D1">
          <w:pPr>
            <w:pStyle w:val="TOC2"/>
            <w:tabs>
              <w:tab w:val="right" w:leader="dot" w:pos="10156"/>
            </w:tabs>
            <w:rPr>
              <w:noProof/>
            </w:rPr>
          </w:pPr>
          <w:hyperlink w:anchor="_Toc243890403"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_Toc243890403 \h </w:instrText>
            </w:r>
            <w:r>
              <w:rPr>
                <w:noProof/>
                <w:webHidden/>
              </w:rPr>
            </w:r>
            <w:r>
              <w:rPr>
                <w:noProof/>
                <w:webHidden/>
              </w:rPr>
              <w:fldChar w:fldCharType="separate"/>
            </w:r>
            <w:r>
              <w:rPr>
                <w:noProof/>
                <w:webHidden/>
              </w:rPr>
              <w:t>2</w:t>
            </w:r>
            <w:r>
              <w:rPr>
                <w:noProof/>
                <w:webHidden/>
              </w:rPr>
              <w:fldChar w:fldCharType="end"/>
            </w:r>
          </w:hyperlink>
        </w:p>
        <w:p w14:paraId="46C3F4C6" w14:textId="4E2A19C6" w:rsidR="007602D1" w:rsidRDefault="007602D1">
          <w:pPr>
            <w:pStyle w:val="TOC2"/>
            <w:tabs>
              <w:tab w:val="right" w:leader="dot" w:pos="10156"/>
            </w:tabs>
            <w:rPr>
              <w:noProof/>
            </w:rPr>
          </w:pPr>
          <w:hyperlink w:anchor="_Toc243890404" w:history="1">
            <w:r w:rsidRPr="002D6C2D">
              <w:rPr>
                <w:rStyle w:val="Hyperlink"/>
                <w:noProof/>
              </w:rPr>
              <w:t>Debt buyer path (plaintiff = debt buyer)</w:t>
            </w:r>
            <w:r>
              <w:rPr>
                <w:noProof/>
                <w:webHidden/>
              </w:rPr>
              <w:tab/>
            </w:r>
            <w:r>
              <w:rPr>
                <w:noProof/>
                <w:webHidden/>
              </w:rPr>
              <w:fldChar w:fldCharType="begin"/>
            </w:r>
            <w:r>
              <w:rPr>
                <w:noProof/>
                <w:webHidden/>
              </w:rPr>
              <w:instrText xml:space="preserve"> PAGEREF _Toc243890404 \h </w:instrText>
            </w:r>
            <w:r>
              <w:rPr>
                <w:noProof/>
                <w:webHidden/>
              </w:rPr>
            </w:r>
            <w:r>
              <w:rPr>
                <w:noProof/>
                <w:webHidden/>
              </w:rPr>
              <w:fldChar w:fldCharType="separate"/>
            </w:r>
            <w:r>
              <w:rPr>
                <w:noProof/>
                <w:webHidden/>
              </w:rPr>
              <w:t>2</w:t>
            </w:r>
            <w:r>
              <w:rPr>
                <w:noProof/>
                <w:webHidden/>
              </w:rPr>
              <w:fldChar w:fldCharType="end"/>
            </w:r>
          </w:hyperlink>
        </w:p>
        <w:p w14:paraId="66923010" w14:textId="64646328" w:rsidR="007602D1" w:rsidRDefault="007602D1">
          <w:pPr>
            <w:pStyle w:val="TOC2"/>
            <w:tabs>
              <w:tab w:val="right" w:leader="dot" w:pos="10156"/>
            </w:tabs>
            <w:rPr>
              <w:noProof/>
            </w:rPr>
          </w:pPr>
          <w:hyperlink w:anchor="_Toc243890405" w:history="1">
            <w:r w:rsidRPr="002D6C2D">
              <w:rPr>
                <w:rStyle w:val="Hyperlink"/>
                <w:noProof/>
              </w:rPr>
              <w:t>Original creditor timing (plaintiff = original creditor)</w:t>
            </w:r>
            <w:r>
              <w:rPr>
                <w:noProof/>
                <w:webHidden/>
              </w:rPr>
              <w:tab/>
            </w:r>
            <w:r>
              <w:rPr>
                <w:noProof/>
                <w:webHidden/>
              </w:rPr>
              <w:fldChar w:fldCharType="begin"/>
            </w:r>
            <w:r>
              <w:rPr>
                <w:noProof/>
                <w:webHidden/>
              </w:rPr>
              <w:instrText xml:space="preserve"> PAGEREF _Toc243890405 \h </w:instrText>
            </w:r>
            <w:r>
              <w:rPr>
                <w:noProof/>
                <w:webHidden/>
              </w:rPr>
            </w:r>
            <w:r>
              <w:rPr>
                <w:noProof/>
                <w:webHidden/>
              </w:rPr>
              <w:fldChar w:fldCharType="separate"/>
            </w:r>
            <w:r>
              <w:rPr>
                <w:noProof/>
                <w:webHidden/>
              </w:rPr>
              <w:t>2</w:t>
            </w:r>
            <w:r>
              <w:rPr>
                <w:noProof/>
                <w:webHidden/>
              </w:rPr>
              <w:fldChar w:fldCharType="end"/>
            </w:r>
          </w:hyperlink>
        </w:p>
        <w:p w14:paraId="114AB161" w14:textId="0F52E2FB" w:rsidR="007602D1" w:rsidRDefault="007602D1">
          <w:pPr>
            <w:pStyle w:val="TOC2"/>
            <w:tabs>
              <w:tab w:val="right" w:leader="dot" w:pos="10156"/>
            </w:tabs>
            <w:rPr>
              <w:noProof/>
            </w:rPr>
          </w:pPr>
          <w:hyperlink w:anchor="_Toc243890406" w:history="1">
            <w:r w:rsidRPr="002D6C2D">
              <w:rPr>
                <w:rStyle w:val="Hyperlink"/>
                <w:noProof/>
              </w:rPr>
              <w:t>Ask about payment timing</w:t>
            </w:r>
            <w:r>
              <w:rPr>
                <w:noProof/>
                <w:webHidden/>
              </w:rPr>
              <w:tab/>
            </w:r>
            <w:r>
              <w:rPr>
                <w:noProof/>
                <w:webHidden/>
              </w:rPr>
              <w:fldChar w:fldCharType="begin"/>
            </w:r>
            <w:r>
              <w:rPr>
                <w:noProof/>
                <w:webHidden/>
              </w:rPr>
              <w:instrText xml:space="preserve"> PAGEREF _Toc243890406 \h </w:instrText>
            </w:r>
            <w:r>
              <w:rPr>
                <w:noProof/>
                <w:webHidden/>
              </w:rPr>
            </w:r>
            <w:r>
              <w:rPr>
                <w:noProof/>
                <w:webHidden/>
              </w:rPr>
              <w:fldChar w:fldCharType="separate"/>
            </w:r>
            <w:r>
              <w:rPr>
                <w:noProof/>
                <w:webHidden/>
              </w:rPr>
              <w:t>3</w:t>
            </w:r>
            <w:r>
              <w:rPr>
                <w:noProof/>
                <w:webHidden/>
              </w:rPr>
              <w:fldChar w:fldCharType="end"/>
            </w:r>
          </w:hyperlink>
        </w:p>
        <w:p w14:paraId="7983885D" w14:textId="4D1211DB" w:rsidR="007602D1" w:rsidRDefault="007602D1">
          <w:pPr>
            <w:pStyle w:val="TOC2"/>
            <w:tabs>
              <w:tab w:val="right" w:leader="dot" w:pos="10156"/>
            </w:tabs>
            <w:rPr>
              <w:noProof/>
            </w:rPr>
          </w:pPr>
          <w:hyperlink w:anchor="_Toc243890407" w:history="1">
            <w:r w:rsidRPr="002D6C2D">
              <w:rPr>
                <w:rStyle w:val="Hyperlink"/>
                <w:noProof/>
              </w:rPr>
              <w:t>Original creditor results</w:t>
            </w:r>
            <w:r>
              <w:rPr>
                <w:noProof/>
                <w:webHidden/>
              </w:rPr>
              <w:tab/>
            </w:r>
            <w:r>
              <w:rPr>
                <w:noProof/>
                <w:webHidden/>
              </w:rPr>
              <w:fldChar w:fldCharType="begin"/>
            </w:r>
            <w:r>
              <w:rPr>
                <w:noProof/>
                <w:webHidden/>
              </w:rPr>
              <w:instrText xml:space="preserve"> PAGEREF _Toc243890407 \h </w:instrText>
            </w:r>
            <w:r>
              <w:rPr>
                <w:noProof/>
                <w:webHidden/>
              </w:rPr>
            </w:r>
            <w:r>
              <w:rPr>
                <w:noProof/>
                <w:webHidden/>
              </w:rPr>
              <w:fldChar w:fldCharType="separate"/>
            </w:r>
            <w:r>
              <w:rPr>
                <w:noProof/>
                <w:webHidden/>
              </w:rPr>
              <w:t>3</w:t>
            </w:r>
            <w:r>
              <w:rPr>
                <w:noProof/>
                <w:webHidden/>
              </w:rPr>
              <w:fldChar w:fldCharType="end"/>
            </w:r>
          </w:hyperlink>
        </w:p>
        <w:p w14:paraId="4613457B" w14:textId="4CF979E5" w:rsidR="007602D1" w:rsidRDefault="007602D1">
          <w:pPr>
            <w:pStyle w:val="TOC2"/>
            <w:tabs>
              <w:tab w:val="right" w:leader="dot" w:pos="10156"/>
            </w:tabs>
            <w:rPr>
              <w:noProof/>
            </w:rPr>
          </w:pPr>
          <w:hyperlink w:anchor="_Toc243890408" w:history="1">
            <w:r w:rsidRPr="002D6C2D">
              <w:rPr>
                <w:rStyle w:val="Hyperlink"/>
                <w:noProof/>
              </w:rPr>
              <w:t>Checkbox guidance</w:t>
            </w:r>
            <w:r>
              <w:rPr>
                <w:noProof/>
                <w:webHidden/>
              </w:rPr>
              <w:tab/>
            </w:r>
            <w:r>
              <w:rPr>
                <w:noProof/>
                <w:webHidden/>
              </w:rPr>
              <w:fldChar w:fldCharType="begin"/>
            </w:r>
            <w:r>
              <w:rPr>
                <w:noProof/>
                <w:webHidden/>
              </w:rPr>
              <w:instrText xml:space="preserve"> PAGEREF _Toc243890408 \h </w:instrText>
            </w:r>
            <w:r>
              <w:rPr>
                <w:noProof/>
                <w:webHidden/>
              </w:rPr>
            </w:r>
            <w:r>
              <w:rPr>
                <w:noProof/>
                <w:webHidden/>
              </w:rPr>
              <w:fldChar w:fldCharType="separate"/>
            </w:r>
            <w:r>
              <w:rPr>
                <w:noProof/>
                <w:webHidden/>
              </w:rPr>
              <w:t>3</w:t>
            </w:r>
            <w:r>
              <w:rPr>
                <w:noProof/>
                <w:webHidden/>
              </w:rPr>
              <w:fldChar w:fldCharType="end"/>
            </w:r>
          </w:hyperlink>
        </w:p>
        <w:p w14:paraId="6C5D5686" w14:textId="62DE4C86" w:rsidR="007602D1" w:rsidRDefault="007602D1">
          <w:pPr>
            <w:pStyle w:val="TOC1"/>
            <w:tabs>
              <w:tab w:val="right" w:leader="dot" w:pos="10156"/>
            </w:tabs>
            <w:rPr>
              <w:noProof/>
            </w:rPr>
          </w:pPr>
          <w:hyperlink w:anchor="_Toc243890409" w:history="1">
            <w:r w:rsidRPr="002D6C2D">
              <w:rPr>
                <w:rStyle w:val="Hyperlink"/>
                <w:noProof/>
              </w:rPr>
              <w:t>2 Ambiguity</w:t>
            </w:r>
            <w:r>
              <w:rPr>
                <w:noProof/>
                <w:webHidden/>
              </w:rPr>
              <w:tab/>
            </w:r>
            <w:r>
              <w:rPr>
                <w:noProof/>
                <w:webHidden/>
              </w:rPr>
              <w:fldChar w:fldCharType="begin"/>
            </w:r>
            <w:r>
              <w:rPr>
                <w:noProof/>
                <w:webHidden/>
              </w:rPr>
              <w:instrText xml:space="preserve"> PAGEREF _Toc243890409 \h </w:instrText>
            </w:r>
            <w:r>
              <w:rPr>
                <w:noProof/>
                <w:webHidden/>
              </w:rPr>
            </w:r>
            <w:r>
              <w:rPr>
                <w:noProof/>
                <w:webHidden/>
              </w:rPr>
              <w:fldChar w:fldCharType="separate"/>
            </w:r>
            <w:r>
              <w:rPr>
                <w:noProof/>
                <w:webHidden/>
              </w:rPr>
              <w:t>5</w:t>
            </w:r>
            <w:r>
              <w:rPr>
                <w:noProof/>
                <w:webHidden/>
              </w:rPr>
              <w:fldChar w:fldCharType="end"/>
            </w:r>
          </w:hyperlink>
        </w:p>
        <w:p w14:paraId="53CD4086" w14:textId="4C1C6178" w:rsidR="007602D1" w:rsidRDefault="007602D1">
          <w:pPr>
            <w:pStyle w:val="TOC2"/>
            <w:tabs>
              <w:tab w:val="right" w:leader="dot" w:pos="10156"/>
            </w:tabs>
            <w:rPr>
              <w:noProof/>
            </w:rPr>
          </w:pPr>
          <w:hyperlink w:anchor="_Toc243890410"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_Toc243890410 \h </w:instrText>
            </w:r>
            <w:r>
              <w:rPr>
                <w:noProof/>
                <w:webHidden/>
              </w:rPr>
            </w:r>
            <w:r>
              <w:rPr>
                <w:noProof/>
                <w:webHidden/>
              </w:rPr>
              <w:fldChar w:fldCharType="separate"/>
            </w:r>
            <w:r>
              <w:rPr>
                <w:noProof/>
                <w:webHidden/>
              </w:rPr>
              <w:t>5</w:t>
            </w:r>
            <w:r>
              <w:rPr>
                <w:noProof/>
                <w:webHidden/>
              </w:rPr>
              <w:fldChar w:fldCharType="end"/>
            </w:r>
          </w:hyperlink>
        </w:p>
        <w:p w14:paraId="0431399D" w14:textId="210A1903" w:rsidR="007602D1" w:rsidRDefault="007602D1">
          <w:pPr>
            <w:pStyle w:val="TOC1"/>
            <w:tabs>
              <w:tab w:val="right" w:leader="dot" w:pos="10156"/>
            </w:tabs>
            <w:rPr>
              <w:noProof/>
            </w:rPr>
          </w:pPr>
          <w:hyperlink w:anchor="_Toc243890411" w:history="1">
            <w:r w:rsidRPr="002D6C2D">
              <w:rPr>
                <w:rStyle w:val="Hyperlink"/>
                <w:noProof/>
              </w:rPr>
              <w:t>3 Standing and Privity</w:t>
            </w:r>
            <w:r>
              <w:rPr>
                <w:noProof/>
                <w:webHidden/>
              </w:rPr>
              <w:tab/>
            </w:r>
            <w:r>
              <w:rPr>
                <w:noProof/>
                <w:webHidden/>
              </w:rPr>
              <w:fldChar w:fldCharType="begin"/>
            </w:r>
            <w:r>
              <w:rPr>
                <w:noProof/>
                <w:webHidden/>
              </w:rPr>
              <w:instrText xml:space="preserve"> PAGEREF _Toc243890411 \h </w:instrText>
            </w:r>
            <w:r>
              <w:rPr>
                <w:noProof/>
                <w:webHidden/>
              </w:rPr>
            </w:r>
            <w:r>
              <w:rPr>
                <w:noProof/>
                <w:webHidden/>
              </w:rPr>
              <w:fldChar w:fldCharType="separate"/>
            </w:r>
            <w:r>
              <w:rPr>
                <w:noProof/>
                <w:webHidden/>
              </w:rPr>
              <w:t>5</w:t>
            </w:r>
            <w:r>
              <w:rPr>
                <w:noProof/>
                <w:webHidden/>
              </w:rPr>
              <w:fldChar w:fldCharType="end"/>
            </w:r>
          </w:hyperlink>
        </w:p>
        <w:p w14:paraId="6F7BE2D8" w14:textId="7076E9C2" w:rsidR="007602D1" w:rsidRDefault="007602D1">
          <w:pPr>
            <w:pStyle w:val="TOC2"/>
            <w:tabs>
              <w:tab w:val="right" w:leader="dot" w:pos="10156"/>
            </w:tabs>
            <w:rPr>
              <w:noProof/>
            </w:rPr>
          </w:pPr>
          <w:hyperlink w:anchor="_Toc243890412"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_Toc243890412 \h </w:instrText>
            </w:r>
            <w:r>
              <w:rPr>
                <w:noProof/>
                <w:webHidden/>
              </w:rPr>
            </w:r>
            <w:r>
              <w:rPr>
                <w:noProof/>
                <w:webHidden/>
              </w:rPr>
              <w:fldChar w:fldCharType="separate"/>
            </w:r>
            <w:r>
              <w:rPr>
                <w:noProof/>
                <w:webHidden/>
              </w:rPr>
              <w:t>5</w:t>
            </w:r>
            <w:r>
              <w:rPr>
                <w:noProof/>
                <w:webHidden/>
              </w:rPr>
              <w:fldChar w:fldCharType="end"/>
            </w:r>
          </w:hyperlink>
        </w:p>
        <w:p w14:paraId="7EBA7C1D" w14:textId="22EB4916" w:rsidR="007602D1" w:rsidRDefault="007602D1">
          <w:pPr>
            <w:pStyle w:val="TOC2"/>
            <w:tabs>
              <w:tab w:val="right" w:leader="dot" w:pos="10156"/>
            </w:tabs>
            <w:rPr>
              <w:noProof/>
            </w:rPr>
          </w:pPr>
          <w:hyperlink w:anchor="_Toc243890413" w:history="1">
            <w:r w:rsidRPr="002D6C2D">
              <w:rPr>
                <w:rStyle w:val="Hyperlink"/>
                <w:noProof/>
              </w:rPr>
              <w:t>Restate what the complaint includes</w:t>
            </w:r>
            <w:r>
              <w:rPr>
                <w:noProof/>
                <w:webHidden/>
              </w:rPr>
              <w:tab/>
            </w:r>
            <w:r>
              <w:rPr>
                <w:noProof/>
                <w:webHidden/>
              </w:rPr>
              <w:fldChar w:fldCharType="begin"/>
            </w:r>
            <w:r>
              <w:rPr>
                <w:noProof/>
                <w:webHidden/>
              </w:rPr>
              <w:instrText xml:space="preserve"> PAGEREF _Toc243890413 \h </w:instrText>
            </w:r>
            <w:r>
              <w:rPr>
                <w:noProof/>
                <w:webHidden/>
              </w:rPr>
            </w:r>
            <w:r>
              <w:rPr>
                <w:noProof/>
                <w:webHidden/>
              </w:rPr>
              <w:fldChar w:fldCharType="separate"/>
            </w:r>
            <w:r>
              <w:rPr>
                <w:noProof/>
                <w:webHidden/>
              </w:rPr>
              <w:t>5</w:t>
            </w:r>
            <w:r>
              <w:rPr>
                <w:noProof/>
                <w:webHidden/>
              </w:rPr>
              <w:fldChar w:fldCharType="end"/>
            </w:r>
          </w:hyperlink>
        </w:p>
        <w:p w14:paraId="53386A48" w14:textId="684F8B68" w:rsidR="007602D1" w:rsidRDefault="007602D1">
          <w:pPr>
            <w:pStyle w:val="TOC2"/>
            <w:tabs>
              <w:tab w:val="right" w:leader="dot" w:pos="10156"/>
            </w:tabs>
            <w:rPr>
              <w:noProof/>
            </w:rPr>
          </w:pPr>
          <w:hyperlink w:anchor="_Toc243890414" w:history="1">
            <w:r w:rsidRPr="002D6C2D">
              <w:rPr>
                <w:rStyle w:val="Hyperlink"/>
                <w:noProof/>
              </w:rPr>
              <w:t>Debt buyer path</w:t>
            </w:r>
            <w:r>
              <w:rPr>
                <w:noProof/>
                <w:webHidden/>
              </w:rPr>
              <w:tab/>
            </w:r>
            <w:r>
              <w:rPr>
                <w:noProof/>
                <w:webHidden/>
              </w:rPr>
              <w:fldChar w:fldCharType="begin"/>
            </w:r>
            <w:r>
              <w:rPr>
                <w:noProof/>
                <w:webHidden/>
              </w:rPr>
              <w:instrText xml:space="preserve"> PAGEREF _Toc243890414 \h </w:instrText>
            </w:r>
            <w:r>
              <w:rPr>
                <w:noProof/>
                <w:webHidden/>
              </w:rPr>
            </w:r>
            <w:r>
              <w:rPr>
                <w:noProof/>
                <w:webHidden/>
              </w:rPr>
              <w:fldChar w:fldCharType="separate"/>
            </w:r>
            <w:r>
              <w:rPr>
                <w:noProof/>
                <w:webHidden/>
              </w:rPr>
              <w:t>5</w:t>
            </w:r>
            <w:r>
              <w:rPr>
                <w:noProof/>
                <w:webHidden/>
              </w:rPr>
              <w:fldChar w:fldCharType="end"/>
            </w:r>
          </w:hyperlink>
        </w:p>
        <w:p w14:paraId="36522ED6" w14:textId="06D18437" w:rsidR="007602D1" w:rsidRDefault="007602D1">
          <w:pPr>
            <w:pStyle w:val="TOC2"/>
            <w:tabs>
              <w:tab w:val="right" w:leader="dot" w:pos="10156"/>
            </w:tabs>
            <w:rPr>
              <w:noProof/>
            </w:rPr>
          </w:pPr>
          <w:hyperlink w:anchor="_Toc243890415" w:history="1">
            <w:r w:rsidRPr="002D6C2D">
              <w:rPr>
                <w:rStyle w:val="Hyperlink"/>
                <w:noProof/>
              </w:rPr>
              <w:t>Original creditor path</w:t>
            </w:r>
            <w:r>
              <w:rPr>
                <w:noProof/>
                <w:webHidden/>
              </w:rPr>
              <w:tab/>
            </w:r>
            <w:r>
              <w:rPr>
                <w:noProof/>
                <w:webHidden/>
              </w:rPr>
              <w:fldChar w:fldCharType="begin"/>
            </w:r>
            <w:r>
              <w:rPr>
                <w:noProof/>
                <w:webHidden/>
              </w:rPr>
              <w:instrText xml:space="preserve"> PAGEREF _Toc243890415 \h </w:instrText>
            </w:r>
            <w:r>
              <w:rPr>
                <w:noProof/>
                <w:webHidden/>
              </w:rPr>
            </w:r>
            <w:r>
              <w:rPr>
                <w:noProof/>
                <w:webHidden/>
              </w:rPr>
              <w:fldChar w:fldCharType="separate"/>
            </w:r>
            <w:r>
              <w:rPr>
                <w:noProof/>
                <w:webHidden/>
              </w:rPr>
              <w:t>6</w:t>
            </w:r>
            <w:r>
              <w:rPr>
                <w:noProof/>
                <w:webHidden/>
              </w:rPr>
              <w:fldChar w:fldCharType="end"/>
            </w:r>
          </w:hyperlink>
        </w:p>
        <w:p w14:paraId="09DBAA0D" w14:textId="1323E34A" w:rsidR="007602D1" w:rsidRDefault="007602D1">
          <w:pPr>
            <w:pStyle w:val="TOC1"/>
            <w:tabs>
              <w:tab w:val="right" w:leader="dot" w:pos="10156"/>
            </w:tabs>
            <w:rPr>
              <w:noProof/>
            </w:rPr>
          </w:pPr>
          <w:hyperlink w:anchor="_Toc243890416" w:history="1">
            <w:r w:rsidRPr="002D6C2D">
              <w:rPr>
                <w:rStyle w:val="Hyperlink"/>
                <w:noProof/>
              </w:rPr>
              <w:t>4 Failure to State a Cause of Action</w:t>
            </w:r>
            <w:r>
              <w:rPr>
                <w:noProof/>
                <w:webHidden/>
              </w:rPr>
              <w:tab/>
            </w:r>
            <w:r>
              <w:rPr>
                <w:noProof/>
                <w:webHidden/>
              </w:rPr>
              <w:fldChar w:fldCharType="begin"/>
            </w:r>
            <w:r>
              <w:rPr>
                <w:noProof/>
                <w:webHidden/>
              </w:rPr>
              <w:instrText xml:space="preserve"> PAGEREF _Toc243890416 \h </w:instrText>
            </w:r>
            <w:r>
              <w:rPr>
                <w:noProof/>
                <w:webHidden/>
              </w:rPr>
            </w:r>
            <w:r>
              <w:rPr>
                <w:noProof/>
                <w:webHidden/>
              </w:rPr>
              <w:fldChar w:fldCharType="separate"/>
            </w:r>
            <w:r>
              <w:rPr>
                <w:noProof/>
                <w:webHidden/>
              </w:rPr>
              <w:t>6</w:t>
            </w:r>
            <w:r>
              <w:rPr>
                <w:noProof/>
                <w:webHidden/>
              </w:rPr>
              <w:fldChar w:fldCharType="end"/>
            </w:r>
          </w:hyperlink>
        </w:p>
        <w:p w14:paraId="4B177430" w14:textId="60003B41" w:rsidR="007602D1" w:rsidRDefault="007602D1">
          <w:pPr>
            <w:pStyle w:val="TOC2"/>
            <w:tabs>
              <w:tab w:val="right" w:leader="dot" w:pos="10156"/>
            </w:tabs>
            <w:rPr>
              <w:noProof/>
            </w:rPr>
          </w:pPr>
          <w:hyperlink w:anchor="_Toc243890417"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_Toc243890417 \h </w:instrText>
            </w:r>
            <w:r>
              <w:rPr>
                <w:noProof/>
                <w:webHidden/>
              </w:rPr>
            </w:r>
            <w:r>
              <w:rPr>
                <w:noProof/>
                <w:webHidden/>
              </w:rPr>
              <w:fldChar w:fldCharType="separate"/>
            </w:r>
            <w:r>
              <w:rPr>
                <w:noProof/>
                <w:webHidden/>
              </w:rPr>
              <w:t>6</w:t>
            </w:r>
            <w:r>
              <w:rPr>
                <w:noProof/>
                <w:webHidden/>
              </w:rPr>
              <w:fldChar w:fldCharType="end"/>
            </w:r>
          </w:hyperlink>
        </w:p>
        <w:p w14:paraId="5DD12981" w14:textId="5DAB3F9D" w:rsidR="007602D1" w:rsidRDefault="007602D1">
          <w:pPr>
            <w:pStyle w:val="TOC2"/>
            <w:tabs>
              <w:tab w:val="right" w:leader="dot" w:pos="10156"/>
            </w:tabs>
            <w:rPr>
              <w:noProof/>
            </w:rPr>
          </w:pPr>
          <w:hyperlink w:anchor="_Toc243890418" w:history="1">
            <w:r w:rsidRPr="002D6C2D">
              <w:rPr>
                <w:rStyle w:val="Hyperlink"/>
                <w:noProof/>
              </w:rPr>
              <w:t>Restate what the complaint includes</w:t>
            </w:r>
            <w:r>
              <w:rPr>
                <w:noProof/>
                <w:webHidden/>
              </w:rPr>
              <w:tab/>
            </w:r>
            <w:r>
              <w:rPr>
                <w:noProof/>
                <w:webHidden/>
              </w:rPr>
              <w:fldChar w:fldCharType="begin"/>
            </w:r>
            <w:r>
              <w:rPr>
                <w:noProof/>
                <w:webHidden/>
              </w:rPr>
              <w:instrText xml:space="preserve"> PAGEREF _Toc243890418 \h </w:instrText>
            </w:r>
            <w:r>
              <w:rPr>
                <w:noProof/>
                <w:webHidden/>
              </w:rPr>
            </w:r>
            <w:r>
              <w:rPr>
                <w:noProof/>
                <w:webHidden/>
              </w:rPr>
              <w:fldChar w:fldCharType="separate"/>
            </w:r>
            <w:r>
              <w:rPr>
                <w:noProof/>
                <w:webHidden/>
              </w:rPr>
              <w:t>6</w:t>
            </w:r>
            <w:r>
              <w:rPr>
                <w:noProof/>
                <w:webHidden/>
              </w:rPr>
              <w:fldChar w:fldCharType="end"/>
            </w:r>
          </w:hyperlink>
        </w:p>
        <w:p w14:paraId="3C32326C" w14:textId="588B4F50" w:rsidR="007602D1" w:rsidRDefault="007602D1">
          <w:pPr>
            <w:pStyle w:val="TOC2"/>
            <w:tabs>
              <w:tab w:val="right" w:leader="dot" w:pos="10156"/>
            </w:tabs>
            <w:rPr>
              <w:noProof/>
            </w:rPr>
          </w:pPr>
          <w:hyperlink w:anchor="_Toc243890419" w:history="1">
            <w:r w:rsidRPr="002D6C2D">
              <w:rPr>
                <w:rStyle w:val="Hyperlink"/>
                <w:noProof/>
              </w:rPr>
              <w:t>Show the explanation for the plaintiff type</w:t>
            </w:r>
            <w:r>
              <w:rPr>
                <w:noProof/>
                <w:webHidden/>
              </w:rPr>
              <w:tab/>
            </w:r>
            <w:r>
              <w:rPr>
                <w:noProof/>
                <w:webHidden/>
              </w:rPr>
              <w:fldChar w:fldCharType="begin"/>
            </w:r>
            <w:r>
              <w:rPr>
                <w:noProof/>
                <w:webHidden/>
              </w:rPr>
              <w:instrText xml:space="preserve"> PAGEREF _Toc243890419 \h </w:instrText>
            </w:r>
            <w:r>
              <w:rPr>
                <w:noProof/>
                <w:webHidden/>
              </w:rPr>
            </w:r>
            <w:r>
              <w:rPr>
                <w:noProof/>
                <w:webHidden/>
              </w:rPr>
              <w:fldChar w:fldCharType="separate"/>
            </w:r>
            <w:r>
              <w:rPr>
                <w:noProof/>
                <w:webHidden/>
              </w:rPr>
              <w:t>7</w:t>
            </w:r>
            <w:r>
              <w:rPr>
                <w:noProof/>
                <w:webHidden/>
              </w:rPr>
              <w:fldChar w:fldCharType="end"/>
            </w:r>
          </w:hyperlink>
        </w:p>
        <w:p w14:paraId="6CC53D09" w14:textId="73178FCD" w:rsidR="007602D1" w:rsidRDefault="007602D1">
          <w:pPr>
            <w:pStyle w:val="TOC2"/>
            <w:tabs>
              <w:tab w:val="right" w:leader="dot" w:pos="10156"/>
            </w:tabs>
            <w:rPr>
              <w:noProof/>
            </w:rPr>
          </w:pPr>
          <w:hyperlink w:anchor="_Toc243890420" w:history="1">
            <w:r w:rsidRPr="002D6C2D">
              <w:rPr>
                <w:rStyle w:val="Hyperlink"/>
                <w:noProof/>
              </w:rPr>
              <w:t>Breach of Contract checks</w:t>
            </w:r>
            <w:r>
              <w:rPr>
                <w:noProof/>
                <w:webHidden/>
              </w:rPr>
              <w:tab/>
            </w:r>
            <w:r>
              <w:rPr>
                <w:noProof/>
                <w:webHidden/>
              </w:rPr>
              <w:fldChar w:fldCharType="begin"/>
            </w:r>
            <w:r>
              <w:rPr>
                <w:noProof/>
                <w:webHidden/>
              </w:rPr>
              <w:instrText xml:space="preserve"> PAGEREF _Toc243890420 \h </w:instrText>
            </w:r>
            <w:r>
              <w:rPr>
                <w:noProof/>
                <w:webHidden/>
              </w:rPr>
            </w:r>
            <w:r>
              <w:rPr>
                <w:noProof/>
                <w:webHidden/>
              </w:rPr>
              <w:fldChar w:fldCharType="separate"/>
            </w:r>
            <w:r>
              <w:rPr>
                <w:noProof/>
                <w:webHidden/>
              </w:rPr>
              <w:t>7</w:t>
            </w:r>
            <w:r>
              <w:rPr>
                <w:noProof/>
                <w:webHidden/>
              </w:rPr>
              <w:fldChar w:fldCharType="end"/>
            </w:r>
          </w:hyperlink>
        </w:p>
        <w:p w14:paraId="65C3805F" w14:textId="6A81DC8F" w:rsidR="007602D1" w:rsidRDefault="007602D1">
          <w:pPr>
            <w:pStyle w:val="TOC2"/>
            <w:tabs>
              <w:tab w:val="right" w:leader="dot" w:pos="10156"/>
            </w:tabs>
            <w:rPr>
              <w:noProof/>
            </w:rPr>
          </w:pPr>
          <w:hyperlink w:anchor="_Toc243890421" w:history="1">
            <w:r w:rsidRPr="002D6C2D">
              <w:rPr>
                <w:rStyle w:val="Hyperlink"/>
                <w:noProof/>
              </w:rPr>
              <w:t>Common Counts checks</w:t>
            </w:r>
            <w:r>
              <w:rPr>
                <w:noProof/>
                <w:webHidden/>
              </w:rPr>
              <w:tab/>
            </w:r>
            <w:r>
              <w:rPr>
                <w:noProof/>
                <w:webHidden/>
              </w:rPr>
              <w:fldChar w:fldCharType="begin"/>
            </w:r>
            <w:r>
              <w:rPr>
                <w:noProof/>
                <w:webHidden/>
              </w:rPr>
              <w:instrText xml:space="preserve"> PAGEREF _Toc243890421 \h </w:instrText>
            </w:r>
            <w:r>
              <w:rPr>
                <w:noProof/>
                <w:webHidden/>
              </w:rPr>
            </w:r>
            <w:r>
              <w:rPr>
                <w:noProof/>
                <w:webHidden/>
              </w:rPr>
              <w:fldChar w:fldCharType="separate"/>
            </w:r>
            <w:r>
              <w:rPr>
                <w:noProof/>
                <w:webHidden/>
              </w:rPr>
              <w:t>9</w:t>
            </w:r>
            <w:r>
              <w:rPr>
                <w:noProof/>
                <w:webHidden/>
              </w:rPr>
              <w:fldChar w:fldCharType="end"/>
            </w:r>
          </w:hyperlink>
        </w:p>
        <w:p w14:paraId="1820B154" w14:textId="3253A97E" w:rsidR="007602D1" w:rsidRDefault="007602D1">
          <w:pPr>
            <w:pStyle w:val="TOC2"/>
            <w:tabs>
              <w:tab w:val="right" w:leader="dot" w:pos="10156"/>
            </w:tabs>
            <w:rPr>
              <w:noProof/>
            </w:rPr>
          </w:pPr>
          <w:hyperlink w:anchor="_Toc243890422" w:history="1">
            <w:r w:rsidRPr="002D6C2D">
              <w:rPr>
                <w:rStyle w:val="Hyperlink"/>
                <w:noProof/>
              </w:rPr>
              <w:t>Confirm and complete this defense</w:t>
            </w:r>
            <w:r>
              <w:rPr>
                <w:noProof/>
                <w:webHidden/>
              </w:rPr>
              <w:tab/>
            </w:r>
            <w:r>
              <w:rPr>
                <w:noProof/>
                <w:webHidden/>
              </w:rPr>
              <w:fldChar w:fldCharType="begin"/>
            </w:r>
            <w:r>
              <w:rPr>
                <w:noProof/>
                <w:webHidden/>
              </w:rPr>
              <w:instrText xml:space="preserve"> PAGEREF _Toc243890422 \h </w:instrText>
            </w:r>
            <w:r>
              <w:rPr>
                <w:noProof/>
                <w:webHidden/>
              </w:rPr>
            </w:r>
            <w:r>
              <w:rPr>
                <w:noProof/>
                <w:webHidden/>
              </w:rPr>
              <w:fldChar w:fldCharType="separate"/>
            </w:r>
            <w:r>
              <w:rPr>
                <w:noProof/>
                <w:webHidden/>
              </w:rPr>
              <w:t>9</w:t>
            </w:r>
            <w:r>
              <w:rPr>
                <w:noProof/>
                <w:webHidden/>
              </w:rPr>
              <w:fldChar w:fldCharType="end"/>
            </w:r>
          </w:hyperlink>
        </w:p>
        <w:p w14:paraId="393F9DD0" w14:textId="095ADECA" w:rsidR="007602D1" w:rsidRDefault="007602D1">
          <w:pPr>
            <w:pStyle w:val="TOC1"/>
            <w:tabs>
              <w:tab w:val="right" w:leader="dot" w:pos="10156"/>
            </w:tabs>
            <w:rPr>
              <w:noProof/>
            </w:rPr>
          </w:pPr>
          <w:hyperlink w:anchor="_Toc243890423" w:history="1">
            <w:r w:rsidRPr="002D6C2D">
              <w:rPr>
                <w:rStyle w:val="Hyperlink"/>
                <w:noProof/>
              </w:rPr>
              <w:t>5 Mistake</w:t>
            </w:r>
            <w:r>
              <w:rPr>
                <w:noProof/>
                <w:webHidden/>
              </w:rPr>
              <w:tab/>
            </w:r>
            <w:r>
              <w:rPr>
                <w:noProof/>
                <w:webHidden/>
              </w:rPr>
              <w:fldChar w:fldCharType="begin"/>
            </w:r>
            <w:r>
              <w:rPr>
                <w:noProof/>
                <w:webHidden/>
              </w:rPr>
              <w:instrText xml:space="preserve"> PAGEREF _Toc243890423 \h </w:instrText>
            </w:r>
            <w:r>
              <w:rPr>
                <w:noProof/>
                <w:webHidden/>
              </w:rPr>
            </w:r>
            <w:r>
              <w:rPr>
                <w:noProof/>
                <w:webHidden/>
              </w:rPr>
              <w:fldChar w:fldCharType="separate"/>
            </w:r>
            <w:r>
              <w:rPr>
                <w:noProof/>
                <w:webHidden/>
              </w:rPr>
              <w:t>10</w:t>
            </w:r>
            <w:r>
              <w:rPr>
                <w:noProof/>
                <w:webHidden/>
              </w:rPr>
              <w:fldChar w:fldCharType="end"/>
            </w:r>
          </w:hyperlink>
        </w:p>
        <w:p w14:paraId="5895F42D" w14:textId="6B0ECD22" w:rsidR="007602D1" w:rsidRDefault="007602D1">
          <w:pPr>
            <w:pStyle w:val="TOC2"/>
            <w:tabs>
              <w:tab w:val="right" w:leader="dot" w:pos="10156"/>
            </w:tabs>
            <w:rPr>
              <w:noProof/>
            </w:rPr>
          </w:pPr>
          <w:hyperlink w:anchor="_Toc243890424"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_Toc243890424 \h </w:instrText>
            </w:r>
            <w:r>
              <w:rPr>
                <w:noProof/>
                <w:webHidden/>
              </w:rPr>
            </w:r>
            <w:r>
              <w:rPr>
                <w:noProof/>
                <w:webHidden/>
              </w:rPr>
              <w:fldChar w:fldCharType="separate"/>
            </w:r>
            <w:r>
              <w:rPr>
                <w:noProof/>
                <w:webHidden/>
              </w:rPr>
              <w:t>10</w:t>
            </w:r>
            <w:r>
              <w:rPr>
                <w:noProof/>
                <w:webHidden/>
              </w:rPr>
              <w:fldChar w:fldCharType="end"/>
            </w:r>
          </w:hyperlink>
        </w:p>
        <w:p w14:paraId="0BC5445B" w14:textId="0EF209B3" w:rsidR="007602D1" w:rsidRDefault="007602D1">
          <w:pPr>
            <w:pStyle w:val="TOC1"/>
            <w:tabs>
              <w:tab w:val="right" w:leader="dot" w:pos="10156"/>
            </w:tabs>
            <w:rPr>
              <w:noProof/>
            </w:rPr>
          </w:pPr>
          <w:hyperlink w:anchor="_Toc243890425" w:history="1">
            <w:r w:rsidRPr="002D6C2D">
              <w:rPr>
                <w:rStyle w:val="Hyperlink"/>
                <w:noProof/>
              </w:rPr>
              <w:t>6 Identity Theft</w:t>
            </w:r>
            <w:r>
              <w:rPr>
                <w:noProof/>
                <w:webHidden/>
              </w:rPr>
              <w:tab/>
            </w:r>
            <w:r>
              <w:rPr>
                <w:noProof/>
                <w:webHidden/>
              </w:rPr>
              <w:fldChar w:fldCharType="begin"/>
            </w:r>
            <w:r>
              <w:rPr>
                <w:noProof/>
                <w:webHidden/>
              </w:rPr>
              <w:instrText xml:space="preserve"> PAGEREF _Toc243890425 \h </w:instrText>
            </w:r>
            <w:r>
              <w:rPr>
                <w:noProof/>
                <w:webHidden/>
              </w:rPr>
            </w:r>
            <w:r>
              <w:rPr>
                <w:noProof/>
                <w:webHidden/>
              </w:rPr>
              <w:fldChar w:fldCharType="separate"/>
            </w:r>
            <w:r>
              <w:rPr>
                <w:noProof/>
                <w:webHidden/>
              </w:rPr>
              <w:t>10</w:t>
            </w:r>
            <w:r>
              <w:rPr>
                <w:noProof/>
                <w:webHidden/>
              </w:rPr>
              <w:fldChar w:fldCharType="end"/>
            </w:r>
          </w:hyperlink>
        </w:p>
        <w:p w14:paraId="29DC2104" w14:textId="79D747FD" w:rsidR="007602D1" w:rsidRDefault="007602D1">
          <w:pPr>
            <w:pStyle w:val="TOC2"/>
            <w:tabs>
              <w:tab w:val="right" w:leader="dot" w:pos="10156"/>
            </w:tabs>
            <w:rPr>
              <w:noProof/>
            </w:rPr>
          </w:pPr>
          <w:hyperlink w:anchor="_Toc243890426"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_Toc243890426 \h </w:instrText>
            </w:r>
            <w:r>
              <w:rPr>
                <w:noProof/>
                <w:webHidden/>
              </w:rPr>
            </w:r>
            <w:r>
              <w:rPr>
                <w:noProof/>
                <w:webHidden/>
              </w:rPr>
              <w:fldChar w:fldCharType="separate"/>
            </w:r>
            <w:r>
              <w:rPr>
                <w:noProof/>
                <w:webHidden/>
              </w:rPr>
              <w:t>10</w:t>
            </w:r>
            <w:r>
              <w:rPr>
                <w:noProof/>
                <w:webHidden/>
              </w:rPr>
              <w:fldChar w:fldCharType="end"/>
            </w:r>
          </w:hyperlink>
        </w:p>
        <w:p w14:paraId="7CEB54A4" w14:textId="1DEBE937" w:rsidR="007602D1" w:rsidRDefault="007602D1">
          <w:pPr>
            <w:pStyle w:val="TOC2"/>
            <w:tabs>
              <w:tab w:val="right" w:leader="dot" w:pos="10156"/>
            </w:tabs>
            <w:rPr>
              <w:noProof/>
            </w:rPr>
          </w:pPr>
          <w:hyperlink w:anchor="_Toc243890427" w:history="1">
            <w:r w:rsidRPr="002D6C2D">
              <w:rPr>
                <w:rStyle w:val="Hyperlink"/>
                <w:noProof/>
              </w:rPr>
              <w:t>Use the account recognition answer already collected</w:t>
            </w:r>
            <w:r>
              <w:rPr>
                <w:noProof/>
                <w:webHidden/>
              </w:rPr>
              <w:tab/>
            </w:r>
            <w:r>
              <w:rPr>
                <w:noProof/>
                <w:webHidden/>
              </w:rPr>
              <w:fldChar w:fldCharType="begin"/>
            </w:r>
            <w:r>
              <w:rPr>
                <w:noProof/>
                <w:webHidden/>
              </w:rPr>
              <w:instrText xml:space="preserve"> PAGEREF _Toc243890427 \h </w:instrText>
            </w:r>
            <w:r>
              <w:rPr>
                <w:noProof/>
                <w:webHidden/>
              </w:rPr>
            </w:r>
            <w:r>
              <w:rPr>
                <w:noProof/>
                <w:webHidden/>
              </w:rPr>
              <w:fldChar w:fldCharType="separate"/>
            </w:r>
            <w:r>
              <w:rPr>
                <w:noProof/>
                <w:webHidden/>
              </w:rPr>
              <w:t>10</w:t>
            </w:r>
            <w:r>
              <w:rPr>
                <w:noProof/>
                <w:webHidden/>
              </w:rPr>
              <w:fldChar w:fldCharType="end"/>
            </w:r>
          </w:hyperlink>
        </w:p>
        <w:p w14:paraId="6B1B0EA3" w14:textId="1056DA4E" w:rsidR="007602D1" w:rsidRDefault="007602D1">
          <w:pPr>
            <w:pStyle w:val="TOC1"/>
            <w:tabs>
              <w:tab w:val="right" w:leader="dot" w:pos="10156"/>
            </w:tabs>
            <w:rPr>
              <w:noProof/>
            </w:rPr>
          </w:pPr>
          <w:hyperlink w:anchor="_Toc243890428" w:history="1">
            <w:r w:rsidRPr="002D6C2D">
              <w:rPr>
                <w:rStyle w:val="Hyperlink"/>
                <w:noProof/>
              </w:rPr>
              <w:t>7 Wrong Party</w:t>
            </w:r>
            <w:r>
              <w:rPr>
                <w:noProof/>
                <w:webHidden/>
              </w:rPr>
              <w:tab/>
            </w:r>
            <w:r>
              <w:rPr>
                <w:noProof/>
                <w:webHidden/>
              </w:rPr>
              <w:fldChar w:fldCharType="begin"/>
            </w:r>
            <w:r>
              <w:rPr>
                <w:noProof/>
                <w:webHidden/>
              </w:rPr>
              <w:instrText xml:space="preserve"> PAGEREF _Toc243890428 \h </w:instrText>
            </w:r>
            <w:r>
              <w:rPr>
                <w:noProof/>
                <w:webHidden/>
              </w:rPr>
            </w:r>
            <w:r>
              <w:rPr>
                <w:noProof/>
                <w:webHidden/>
              </w:rPr>
              <w:fldChar w:fldCharType="separate"/>
            </w:r>
            <w:r>
              <w:rPr>
                <w:noProof/>
                <w:webHidden/>
              </w:rPr>
              <w:t>11</w:t>
            </w:r>
            <w:r>
              <w:rPr>
                <w:noProof/>
                <w:webHidden/>
              </w:rPr>
              <w:fldChar w:fldCharType="end"/>
            </w:r>
          </w:hyperlink>
        </w:p>
        <w:p w14:paraId="080D752F" w14:textId="2BDFD299" w:rsidR="007602D1" w:rsidRDefault="007602D1">
          <w:pPr>
            <w:pStyle w:val="TOC2"/>
            <w:tabs>
              <w:tab w:val="right" w:leader="dot" w:pos="10156"/>
            </w:tabs>
            <w:rPr>
              <w:noProof/>
            </w:rPr>
          </w:pPr>
          <w:hyperlink w:anchor="_Toc243890429"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_Toc243890429 \h </w:instrText>
            </w:r>
            <w:r>
              <w:rPr>
                <w:noProof/>
                <w:webHidden/>
              </w:rPr>
            </w:r>
            <w:r>
              <w:rPr>
                <w:noProof/>
                <w:webHidden/>
              </w:rPr>
              <w:fldChar w:fldCharType="separate"/>
            </w:r>
            <w:r>
              <w:rPr>
                <w:noProof/>
                <w:webHidden/>
              </w:rPr>
              <w:t>11</w:t>
            </w:r>
            <w:r>
              <w:rPr>
                <w:noProof/>
                <w:webHidden/>
              </w:rPr>
              <w:fldChar w:fldCharType="end"/>
            </w:r>
          </w:hyperlink>
        </w:p>
        <w:p w14:paraId="07554A32" w14:textId="2183DAEA" w:rsidR="007602D1" w:rsidRDefault="007602D1">
          <w:pPr>
            <w:pStyle w:val="TOC2"/>
            <w:tabs>
              <w:tab w:val="right" w:leader="dot" w:pos="10156"/>
            </w:tabs>
            <w:rPr>
              <w:noProof/>
            </w:rPr>
          </w:pPr>
          <w:hyperlink w:anchor="_Toc243890430" w:history="1">
            <w:r w:rsidRPr="002D6C2D">
              <w:rPr>
                <w:rStyle w:val="Hyperlink"/>
                <w:noProof/>
              </w:rPr>
              <w:t>Use the account recognition answer already collected</w:t>
            </w:r>
            <w:r>
              <w:rPr>
                <w:noProof/>
                <w:webHidden/>
              </w:rPr>
              <w:tab/>
            </w:r>
            <w:r>
              <w:rPr>
                <w:noProof/>
                <w:webHidden/>
              </w:rPr>
              <w:fldChar w:fldCharType="begin"/>
            </w:r>
            <w:r>
              <w:rPr>
                <w:noProof/>
                <w:webHidden/>
              </w:rPr>
              <w:instrText xml:space="preserve"> PAGEREF _Toc243890430 \h </w:instrText>
            </w:r>
            <w:r>
              <w:rPr>
                <w:noProof/>
                <w:webHidden/>
              </w:rPr>
            </w:r>
            <w:r>
              <w:rPr>
                <w:noProof/>
                <w:webHidden/>
              </w:rPr>
              <w:fldChar w:fldCharType="separate"/>
            </w:r>
            <w:r>
              <w:rPr>
                <w:noProof/>
                <w:webHidden/>
              </w:rPr>
              <w:t>11</w:t>
            </w:r>
            <w:r>
              <w:rPr>
                <w:noProof/>
                <w:webHidden/>
              </w:rPr>
              <w:fldChar w:fldCharType="end"/>
            </w:r>
          </w:hyperlink>
        </w:p>
        <w:p w14:paraId="6E0C0387" w14:textId="632BEC25" w:rsidR="007602D1" w:rsidRDefault="007602D1">
          <w:pPr>
            <w:pStyle w:val="TOC1"/>
            <w:tabs>
              <w:tab w:val="right" w:leader="dot" w:pos="10156"/>
            </w:tabs>
            <w:rPr>
              <w:noProof/>
            </w:rPr>
          </w:pPr>
          <w:hyperlink w:anchor="_Toc243890431" w:history="1">
            <w:r w:rsidRPr="002D6C2D">
              <w:rPr>
                <w:rStyle w:val="Hyperlink"/>
                <w:noProof/>
              </w:rPr>
              <w:t>8 Laches</w:t>
            </w:r>
            <w:r>
              <w:rPr>
                <w:noProof/>
                <w:webHidden/>
              </w:rPr>
              <w:tab/>
            </w:r>
            <w:r>
              <w:rPr>
                <w:noProof/>
                <w:webHidden/>
              </w:rPr>
              <w:fldChar w:fldCharType="begin"/>
            </w:r>
            <w:r>
              <w:rPr>
                <w:noProof/>
                <w:webHidden/>
              </w:rPr>
              <w:instrText xml:space="preserve"> PAGEREF _Toc243890431 \h </w:instrText>
            </w:r>
            <w:r>
              <w:rPr>
                <w:noProof/>
                <w:webHidden/>
              </w:rPr>
            </w:r>
            <w:r>
              <w:rPr>
                <w:noProof/>
                <w:webHidden/>
              </w:rPr>
              <w:fldChar w:fldCharType="separate"/>
            </w:r>
            <w:r>
              <w:rPr>
                <w:noProof/>
                <w:webHidden/>
              </w:rPr>
              <w:t>11</w:t>
            </w:r>
            <w:r>
              <w:rPr>
                <w:noProof/>
                <w:webHidden/>
              </w:rPr>
              <w:fldChar w:fldCharType="end"/>
            </w:r>
          </w:hyperlink>
        </w:p>
        <w:p w14:paraId="5DF0480E" w14:textId="0DCF728D" w:rsidR="007602D1" w:rsidRDefault="007602D1">
          <w:pPr>
            <w:pStyle w:val="TOC2"/>
            <w:tabs>
              <w:tab w:val="right" w:leader="dot" w:pos="10156"/>
            </w:tabs>
            <w:rPr>
              <w:noProof/>
            </w:rPr>
          </w:pPr>
          <w:hyperlink w:anchor="_Toc243890432"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_Toc243890432 \h </w:instrText>
            </w:r>
            <w:r>
              <w:rPr>
                <w:noProof/>
                <w:webHidden/>
              </w:rPr>
            </w:r>
            <w:r>
              <w:rPr>
                <w:noProof/>
                <w:webHidden/>
              </w:rPr>
              <w:fldChar w:fldCharType="separate"/>
            </w:r>
            <w:r>
              <w:rPr>
                <w:noProof/>
                <w:webHidden/>
              </w:rPr>
              <w:t>11</w:t>
            </w:r>
            <w:r>
              <w:rPr>
                <w:noProof/>
                <w:webHidden/>
              </w:rPr>
              <w:fldChar w:fldCharType="end"/>
            </w:r>
          </w:hyperlink>
        </w:p>
        <w:p w14:paraId="66091E38" w14:textId="0A0DDE07" w:rsidR="007602D1" w:rsidRDefault="007602D1">
          <w:pPr>
            <w:pStyle w:val="TOC2"/>
            <w:tabs>
              <w:tab w:val="right" w:leader="dot" w:pos="10156"/>
            </w:tabs>
            <w:rPr>
              <w:noProof/>
            </w:rPr>
          </w:pPr>
          <w:hyperlink w:anchor="_Toc243890433" w:history="1">
            <w:r w:rsidRPr="002D6C2D">
              <w:rPr>
                <w:rStyle w:val="Hyperlink"/>
                <w:noProof/>
              </w:rPr>
              <w:t>Ask about access to account information</w:t>
            </w:r>
            <w:r>
              <w:rPr>
                <w:noProof/>
                <w:webHidden/>
              </w:rPr>
              <w:tab/>
            </w:r>
            <w:r>
              <w:rPr>
                <w:noProof/>
                <w:webHidden/>
              </w:rPr>
              <w:fldChar w:fldCharType="begin"/>
            </w:r>
            <w:r>
              <w:rPr>
                <w:noProof/>
                <w:webHidden/>
              </w:rPr>
              <w:instrText xml:space="preserve"> PAGEREF _Toc243890433 \h </w:instrText>
            </w:r>
            <w:r>
              <w:rPr>
                <w:noProof/>
                <w:webHidden/>
              </w:rPr>
            </w:r>
            <w:r>
              <w:rPr>
                <w:noProof/>
                <w:webHidden/>
              </w:rPr>
              <w:fldChar w:fldCharType="separate"/>
            </w:r>
            <w:r>
              <w:rPr>
                <w:noProof/>
                <w:webHidden/>
              </w:rPr>
              <w:t>11</w:t>
            </w:r>
            <w:r>
              <w:rPr>
                <w:noProof/>
                <w:webHidden/>
              </w:rPr>
              <w:fldChar w:fldCharType="end"/>
            </w:r>
          </w:hyperlink>
        </w:p>
        <w:p w14:paraId="06D94215" w14:textId="3FFC00F8" w:rsidR="007602D1" w:rsidRDefault="007602D1">
          <w:pPr>
            <w:pStyle w:val="TOC1"/>
            <w:tabs>
              <w:tab w:val="right" w:leader="dot" w:pos="10156"/>
            </w:tabs>
            <w:rPr>
              <w:noProof/>
            </w:rPr>
          </w:pPr>
          <w:hyperlink w:anchor="_Toc243890434" w:history="1">
            <w:r w:rsidRPr="002D6C2D">
              <w:rPr>
                <w:rStyle w:val="Hyperlink"/>
                <w:noProof/>
              </w:rPr>
              <w:t>9 Fraud Misrepresentation and Concealment</w:t>
            </w:r>
            <w:r>
              <w:rPr>
                <w:noProof/>
                <w:webHidden/>
              </w:rPr>
              <w:tab/>
            </w:r>
            <w:r>
              <w:rPr>
                <w:noProof/>
                <w:webHidden/>
              </w:rPr>
              <w:fldChar w:fldCharType="begin"/>
            </w:r>
            <w:r>
              <w:rPr>
                <w:noProof/>
                <w:webHidden/>
              </w:rPr>
              <w:instrText xml:space="preserve"> PAGEREF _Toc243890434 \h </w:instrText>
            </w:r>
            <w:r>
              <w:rPr>
                <w:noProof/>
                <w:webHidden/>
              </w:rPr>
            </w:r>
            <w:r>
              <w:rPr>
                <w:noProof/>
                <w:webHidden/>
              </w:rPr>
              <w:fldChar w:fldCharType="separate"/>
            </w:r>
            <w:r>
              <w:rPr>
                <w:noProof/>
                <w:webHidden/>
              </w:rPr>
              <w:t>12</w:t>
            </w:r>
            <w:r>
              <w:rPr>
                <w:noProof/>
                <w:webHidden/>
              </w:rPr>
              <w:fldChar w:fldCharType="end"/>
            </w:r>
          </w:hyperlink>
        </w:p>
        <w:p w14:paraId="57C8DD25" w14:textId="2F93118D" w:rsidR="007602D1" w:rsidRDefault="007602D1">
          <w:pPr>
            <w:pStyle w:val="TOC2"/>
            <w:tabs>
              <w:tab w:val="right" w:leader="dot" w:pos="10156"/>
            </w:tabs>
            <w:rPr>
              <w:noProof/>
            </w:rPr>
          </w:pPr>
          <w:hyperlink w:anchor="_Toc243890435"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_Toc243890435 \h </w:instrText>
            </w:r>
            <w:r>
              <w:rPr>
                <w:noProof/>
                <w:webHidden/>
              </w:rPr>
            </w:r>
            <w:r>
              <w:rPr>
                <w:noProof/>
                <w:webHidden/>
              </w:rPr>
              <w:fldChar w:fldCharType="separate"/>
            </w:r>
            <w:r>
              <w:rPr>
                <w:noProof/>
                <w:webHidden/>
              </w:rPr>
              <w:t>12</w:t>
            </w:r>
            <w:r>
              <w:rPr>
                <w:noProof/>
                <w:webHidden/>
              </w:rPr>
              <w:fldChar w:fldCharType="end"/>
            </w:r>
          </w:hyperlink>
        </w:p>
        <w:p w14:paraId="4FD8B326" w14:textId="1E80C18E" w:rsidR="007602D1" w:rsidRDefault="007602D1">
          <w:pPr>
            <w:pStyle w:val="TOC2"/>
            <w:tabs>
              <w:tab w:val="right" w:leader="dot" w:pos="10156"/>
            </w:tabs>
            <w:rPr>
              <w:noProof/>
            </w:rPr>
          </w:pPr>
          <w:hyperlink w:anchor="_Toc243890436" w:history="1">
            <w:r w:rsidRPr="002D6C2D">
              <w:rPr>
                <w:rStyle w:val="Hyperlink"/>
                <w:noProof/>
              </w:rPr>
              <w:t>Use the identity theft answer already collected</w:t>
            </w:r>
            <w:r>
              <w:rPr>
                <w:noProof/>
                <w:webHidden/>
              </w:rPr>
              <w:tab/>
            </w:r>
            <w:r>
              <w:rPr>
                <w:noProof/>
                <w:webHidden/>
              </w:rPr>
              <w:fldChar w:fldCharType="begin"/>
            </w:r>
            <w:r>
              <w:rPr>
                <w:noProof/>
                <w:webHidden/>
              </w:rPr>
              <w:instrText xml:space="preserve"> PAGEREF _Toc243890436 \h </w:instrText>
            </w:r>
            <w:r>
              <w:rPr>
                <w:noProof/>
                <w:webHidden/>
              </w:rPr>
            </w:r>
            <w:r>
              <w:rPr>
                <w:noProof/>
                <w:webHidden/>
              </w:rPr>
              <w:fldChar w:fldCharType="separate"/>
            </w:r>
            <w:r>
              <w:rPr>
                <w:noProof/>
                <w:webHidden/>
              </w:rPr>
              <w:t>12</w:t>
            </w:r>
            <w:r>
              <w:rPr>
                <w:noProof/>
                <w:webHidden/>
              </w:rPr>
              <w:fldChar w:fldCharType="end"/>
            </w:r>
          </w:hyperlink>
        </w:p>
        <w:p w14:paraId="475DA96C" w14:textId="064E80AC" w:rsidR="007602D1" w:rsidRDefault="007602D1">
          <w:pPr>
            <w:pStyle w:val="TOC2"/>
            <w:tabs>
              <w:tab w:val="right" w:leader="dot" w:pos="10156"/>
            </w:tabs>
            <w:rPr>
              <w:noProof/>
            </w:rPr>
          </w:pPr>
          <w:hyperlink w:anchor="_Toc243890437" w:history="1">
            <w:r w:rsidRPr="002D6C2D">
              <w:rPr>
                <w:rStyle w:val="Hyperlink"/>
                <w:noProof/>
              </w:rPr>
              <w:t>Ask about false or missing information</w:t>
            </w:r>
            <w:r>
              <w:rPr>
                <w:noProof/>
                <w:webHidden/>
              </w:rPr>
              <w:tab/>
            </w:r>
            <w:r>
              <w:rPr>
                <w:noProof/>
                <w:webHidden/>
              </w:rPr>
              <w:fldChar w:fldCharType="begin"/>
            </w:r>
            <w:r>
              <w:rPr>
                <w:noProof/>
                <w:webHidden/>
              </w:rPr>
              <w:instrText xml:space="preserve"> PAGEREF _Toc243890437 \h </w:instrText>
            </w:r>
            <w:r>
              <w:rPr>
                <w:noProof/>
                <w:webHidden/>
              </w:rPr>
            </w:r>
            <w:r>
              <w:rPr>
                <w:noProof/>
                <w:webHidden/>
              </w:rPr>
              <w:fldChar w:fldCharType="separate"/>
            </w:r>
            <w:r>
              <w:rPr>
                <w:noProof/>
                <w:webHidden/>
              </w:rPr>
              <w:t>12</w:t>
            </w:r>
            <w:r>
              <w:rPr>
                <w:noProof/>
                <w:webHidden/>
              </w:rPr>
              <w:fldChar w:fldCharType="end"/>
            </w:r>
          </w:hyperlink>
        </w:p>
        <w:p w14:paraId="6F396E4C" w14:textId="16D99D51" w:rsidR="007602D1" w:rsidRDefault="007602D1">
          <w:pPr>
            <w:pStyle w:val="TOC1"/>
            <w:tabs>
              <w:tab w:val="right" w:leader="dot" w:pos="10156"/>
            </w:tabs>
            <w:rPr>
              <w:noProof/>
            </w:rPr>
          </w:pPr>
          <w:hyperlink w:anchor="_Toc243890438" w:history="1">
            <w:r w:rsidRPr="002D6C2D">
              <w:rPr>
                <w:rStyle w:val="Hyperlink"/>
                <w:noProof/>
              </w:rPr>
              <w:t>10 Failure to Mitigate</w:t>
            </w:r>
            <w:r>
              <w:rPr>
                <w:noProof/>
                <w:webHidden/>
              </w:rPr>
              <w:tab/>
            </w:r>
            <w:r>
              <w:rPr>
                <w:noProof/>
                <w:webHidden/>
              </w:rPr>
              <w:fldChar w:fldCharType="begin"/>
            </w:r>
            <w:r>
              <w:rPr>
                <w:noProof/>
                <w:webHidden/>
              </w:rPr>
              <w:instrText xml:space="preserve"> PAGEREF _Toc243890438 \h </w:instrText>
            </w:r>
            <w:r>
              <w:rPr>
                <w:noProof/>
                <w:webHidden/>
              </w:rPr>
            </w:r>
            <w:r>
              <w:rPr>
                <w:noProof/>
                <w:webHidden/>
              </w:rPr>
              <w:fldChar w:fldCharType="separate"/>
            </w:r>
            <w:r>
              <w:rPr>
                <w:noProof/>
                <w:webHidden/>
              </w:rPr>
              <w:t>13</w:t>
            </w:r>
            <w:r>
              <w:rPr>
                <w:noProof/>
                <w:webHidden/>
              </w:rPr>
              <w:fldChar w:fldCharType="end"/>
            </w:r>
          </w:hyperlink>
        </w:p>
        <w:p w14:paraId="09494031" w14:textId="620E97F2" w:rsidR="007602D1" w:rsidRDefault="007602D1">
          <w:pPr>
            <w:pStyle w:val="TOC2"/>
            <w:tabs>
              <w:tab w:val="right" w:leader="dot" w:pos="10156"/>
            </w:tabs>
            <w:rPr>
              <w:noProof/>
            </w:rPr>
          </w:pPr>
          <w:hyperlink w:anchor="_Toc243890439"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_Toc243890439 \h </w:instrText>
            </w:r>
            <w:r>
              <w:rPr>
                <w:noProof/>
                <w:webHidden/>
              </w:rPr>
            </w:r>
            <w:r>
              <w:rPr>
                <w:noProof/>
                <w:webHidden/>
              </w:rPr>
              <w:fldChar w:fldCharType="separate"/>
            </w:r>
            <w:r>
              <w:rPr>
                <w:noProof/>
                <w:webHidden/>
              </w:rPr>
              <w:t>13</w:t>
            </w:r>
            <w:r>
              <w:rPr>
                <w:noProof/>
                <w:webHidden/>
              </w:rPr>
              <w:fldChar w:fldCharType="end"/>
            </w:r>
          </w:hyperlink>
        </w:p>
        <w:p w14:paraId="5A303E8A" w14:textId="372F9CE2" w:rsidR="007602D1" w:rsidRDefault="007602D1">
          <w:pPr>
            <w:pStyle w:val="TOC2"/>
            <w:tabs>
              <w:tab w:val="right" w:leader="dot" w:pos="10156"/>
            </w:tabs>
            <w:rPr>
              <w:noProof/>
            </w:rPr>
          </w:pPr>
          <w:hyperlink w:anchor="_Toc243890440" w:history="1">
            <w:r w:rsidRPr="002D6C2D">
              <w:rPr>
                <w:rStyle w:val="Hyperlink"/>
                <w:noProof/>
              </w:rPr>
              <w:t>Use the debt consolidation answer already collected</w:t>
            </w:r>
            <w:r>
              <w:rPr>
                <w:noProof/>
                <w:webHidden/>
              </w:rPr>
              <w:tab/>
            </w:r>
            <w:r>
              <w:rPr>
                <w:noProof/>
                <w:webHidden/>
              </w:rPr>
              <w:fldChar w:fldCharType="begin"/>
            </w:r>
            <w:r>
              <w:rPr>
                <w:noProof/>
                <w:webHidden/>
              </w:rPr>
              <w:instrText xml:space="preserve"> PAGEREF _Toc243890440 \h </w:instrText>
            </w:r>
            <w:r>
              <w:rPr>
                <w:noProof/>
                <w:webHidden/>
              </w:rPr>
            </w:r>
            <w:r>
              <w:rPr>
                <w:noProof/>
                <w:webHidden/>
              </w:rPr>
              <w:fldChar w:fldCharType="separate"/>
            </w:r>
            <w:r>
              <w:rPr>
                <w:noProof/>
                <w:webHidden/>
              </w:rPr>
              <w:t>13</w:t>
            </w:r>
            <w:r>
              <w:rPr>
                <w:noProof/>
                <w:webHidden/>
              </w:rPr>
              <w:fldChar w:fldCharType="end"/>
            </w:r>
          </w:hyperlink>
        </w:p>
        <w:p w14:paraId="07DC0A74" w14:textId="4748B896" w:rsidR="007602D1" w:rsidRDefault="007602D1">
          <w:pPr>
            <w:pStyle w:val="TOC2"/>
            <w:tabs>
              <w:tab w:val="right" w:leader="dot" w:pos="10156"/>
            </w:tabs>
            <w:rPr>
              <w:noProof/>
            </w:rPr>
          </w:pPr>
          <w:hyperlink w:anchor="_Toc243890441" w:history="1">
            <w:r w:rsidRPr="002D6C2D">
              <w:rPr>
                <w:rStyle w:val="Hyperlink"/>
                <w:noProof/>
              </w:rPr>
              <w:t>Ask about contact and settlement offers</w:t>
            </w:r>
            <w:r>
              <w:rPr>
                <w:noProof/>
                <w:webHidden/>
              </w:rPr>
              <w:tab/>
            </w:r>
            <w:r>
              <w:rPr>
                <w:noProof/>
                <w:webHidden/>
              </w:rPr>
              <w:fldChar w:fldCharType="begin"/>
            </w:r>
            <w:r>
              <w:rPr>
                <w:noProof/>
                <w:webHidden/>
              </w:rPr>
              <w:instrText xml:space="preserve"> PAGEREF _Toc243890441 \h </w:instrText>
            </w:r>
            <w:r>
              <w:rPr>
                <w:noProof/>
                <w:webHidden/>
              </w:rPr>
            </w:r>
            <w:r>
              <w:rPr>
                <w:noProof/>
                <w:webHidden/>
              </w:rPr>
              <w:fldChar w:fldCharType="separate"/>
            </w:r>
            <w:r>
              <w:rPr>
                <w:noProof/>
                <w:webHidden/>
              </w:rPr>
              <w:t>13</w:t>
            </w:r>
            <w:r>
              <w:rPr>
                <w:noProof/>
                <w:webHidden/>
              </w:rPr>
              <w:fldChar w:fldCharType="end"/>
            </w:r>
          </w:hyperlink>
        </w:p>
        <w:p w14:paraId="1F89C136" w14:textId="26BBFA84" w:rsidR="007602D1" w:rsidRDefault="007602D1">
          <w:pPr>
            <w:pStyle w:val="TOC2"/>
            <w:tabs>
              <w:tab w:val="right" w:leader="dot" w:pos="10156"/>
            </w:tabs>
            <w:rPr>
              <w:noProof/>
            </w:rPr>
          </w:pPr>
          <w:hyperlink w:anchor="_Toc243890442" w:history="1">
            <w:r w:rsidRPr="002D6C2D">
              <w:rPr>
                <w:rStyle w:val="Hyperlink"/>
                <w:noProof/>
              </w:rPr>
              <w:t>Follow up on uncertain answers</w:t>
            </w:r>
            <w:r>
              <w:rPr>
                <w:noProof/>
                <w:webHidden/>
              </w:rPr>
              <w:tab/>
            </w:r>
            <w:r>
              <w:rPr>
                <w:noProof/>
                <w:webHidden/>
              </w:rPr>
              <w:fldChar w:fldCharType="begin"/>
            </w:r>
            <w:r>
              <w:rPr>
                <w:noProof/>
                <w:webHidden/>
              </w:rPr>
              <w:instrText xml:space="preserve"> PAGEREF _Toc243890442 \h </w:instrText>
            </w:r>
            <w:r>
              <w:rPr>
                <w:noProof/>
                <w:webHidden/>
              </w:rPr>
            </w:r>
            <w:r>
              <w:rPr>
                <w:noProof/>
                <w:webHidden/>
              </w:rPr>
              <w:fldChar w:fldCharType="separate"/>
            </w:r>
            <w:r>
              <w:rPr>
                <w:noProof/>
                <w:webHidden/>
              </w:rPr>
              <w:t>13</w:t>
            </w:r>
            <w:r>
              <w:rPr>
                <w:noProof/>
                <w:webHidden/>
              </w:rPr>
              <w:fldChar w:fldCharType="end"/>
            </w:r>
          </w:hyperlink>
        </w:p>
        <w:p w14:paraId="02C5E985" w14:textId="032C5A68" w:rsidR="007602D1" w:rsidRDefault="007602D1">
          <w:pPr>
            <w:pStyle w:val="TOC2"/>
            <w:tabs>
              <w:tab w:val="right" w:leader="dot" w:pos="10156"/>
            </w:tabs>
            <w:rPr>
              <w:noProof/>
            </w:rPr>
          </w:pPr>
          <w:hyperlink w:anchor="_Toc243890443" w:history="1">
            <w:r w:rsidRPr="002D6C2D">
              <w:rPr>
                <w:rStyle w:val="Hyperlink"/>
                <w:noProof/>
              </w:rPr>
              <w:t>Show the overall explanation when its condition matches</w:t>
            </w:r>
            <w:r>
              <w:rPr>
                <w:noProof/>
                <w:webHidden/>
              </w:rPr>
              <w:tab/>
            </w:r>
            <w:r>
              <w:rPr>
                <w:noProof/>
                <w:webHidden/>
              </w:rPr>
              <w:fldChar w:fldCharType="begin"/>
            </w:r>
            <w:r>
              <w:rPr>
                <w:noProof/>
                <w:webHidden/>
              </w:rPr>
              <w:instrText xml:space="preserve"> PAGEREF _Toc243890443 \h </w:instrText>
            </w:r>
            <w:r>
              <w:rPr>
                <w:noProof/>
                <w:webHidden/>
              </w:rPr>
            </w:r>
            <w:r>
              <w:rPr>
                <w:noProof/>
                <w:webHidden/>
              </w:rPr>
              <w:fldChar w:fldCharType="separate"/>
            </w:r>
            <w:r>
              <w:rPr>
                <w:noProof/>
                <w:webHidden/>
              </w:rPr>
              <w:t>14</w:t>
            </w:r>
            <w:r>
              <w:rPr>
                <w:noProof/>
                <w:webHidden/>
              </w:rPr>
              <w:fldChar w:fldCharType="end"/>
            </w:r>
          </w:hyperlink>
        </w:p>
        <w:p w14:paraId="7D9C4FEE" w14:textId="0AE7D41A" w:rsidR="007602D1" w:rsidRDefault="007602D1">
          <w:pPr>
            <w:pStyle w:val="TOC2"/>
            <w:tabs>
              <w:tab w:val="right" w:leader="dot" w:pos="10156"/>
            </w:tabs>
            <w:rPr>
              <w:noProof/>
            </w:rPr>
          </w:pPr>
          <w:hyperlink w:anchor="_Toc243890444" w:history="1">
            <w:r w:rsidRPr="002D6C2D">
              <w:rPr>
                <w:rStyle w:val="Hyperlink"/>
                <w:noProof/>
              </w:rPr>
              <w:t>Explain each nested checkbox separately</w:t>
            </w:r>
            <w:r>
              <w:rPr>
                <w:noProof/>
                <w:webHidden/>
              </w:rPr>
              <w:tab/>
            </w:r>
            <w:r>
              <w:rPr>
                <w:noProof/>
                <w:webHidden/>
              </w:rPr>
              <w:fldChar w:fldCharType="begin"/>
            </w:r>
            <w:r>
              <w:rPr>
                <w:noProof/>
                <w:webHidden/>
              </w:rPr>
              <w:instrText xml:space="preserve"> PAGEREF _Toc243890444 \h </w:instrText>
            </w:r>
            <w:r>
              <w:rPr>
                <w:noProof/>
                <w:webHidden/>
              </w:rPr>
            </w:r>
            <w:r>
              <w:rPr>
                <w:noProof/>
                <w:webHidden/>
              </w:rPr>
              <w:fldChar w:fldCharType="separate"/>
            </w:r>
            <w:r>
              <w:rPr>
                <w:noProof/>
                <w:webHidden/>
              </w:rPr>
              <w:t>14</w:t>
            </w:r>
            <w:r>
              <w:rPr>
                <w:noProof/>
                <w:webHidden/>
              </w:rPr>
              <w:fldChar w:fldCharType="end"/>
            </w:r>
          </w:hyperlink>
        </w:p>
        <w:p w14:paraId="70B35BA4" w14:textId="49624624" w:rsidR="007602D1" w:rsidRDefault="007602D1">
          <w:pPr>
            <w:pStyle w:val="TOC1"/>
            <w:tabs>
              <w:tab w:val="right" w:leader="dot" w:pos="10156"/>
            </w:tabs>
            <w:rPr>
              <w:noProof/>
            </w:rPr>
          </w:pPr>
          <w:hyperlink w:anchor="_Toc243890445" w:history="1">
            <w:r w:rsidRPr="002D6C2D">
              <w:rPr>
                <w:rStyle w:val="Hyperlink"/>
                <w:noProof/>
              </w:rPr>
              <w:t>11 Common Counts Only</w:t>
            </w:r>
            <w:r>
              <w:rPr>
                <w:noProof/>
                <w:webHidden/>
              </w:rPr>
              <w:tab/>
            </w:r>
            <w:r>
              <w:rPr>
                <w:noProof/>
                <w:webHidden/>
              </w:rPr>
              <w:fldChar w:fldCharType="begin"/>
            </w:r>
            <w:r>
              <w:rPr>
                <w:noProof/>
                <w:webHidden/>
              </w:rPr>
              <w:instrText xml:space="preserve"> PAGEREF _Toc243890445 \h </w:instrText>
            </w:r>
            <w:r>
              <w:rPr>
                <w:noProof/>
                <w:webHidden/>
              </w:rPr>
            </w:r>
            <w:r>
              <w:rPr>
                <w:noProof/>
                <w:webHidden/>
              </w:rPr>
              <w:fldChar w:fldCharType="separate"/>
            </w:r>
            <w:r>
              <w:rPr>
                <w:noProof/>
                <w:webHidden/>
              </w:rPr>
              <w:t>15</w:t>
            </w:r>
            <w:r>
              <w:rPr>
                <w:noProof/>
                <w:webHidden/>
              </w:rPr>
              <w:fldChar w:fldCharType="end"/>
            </w:r>
          </w:hyperlink>
        </w:p>
        <w:p w14:paraId="2BCF8F00" w14:textId="0B518B41" w:rsidR="007602D1" w:rsidRDefault="007602D1">
          <w:pPr>
            <w:pStyle w:val="TOC2"/>
            <w:tabs>
              <w:tab w:val="right" w:leader="dot" w:pos="10156"/>
            </w:tabs>
            <w:rPr>
              <w:noProof/>
            </w:rPr>
          </w:pPr>
          <w:hyperlink w:anchor="_Toc243890446"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_Toc243890446 \h </w:instrText>
            </w:r>
            <w:r>
              <w:rPr>
                <w:noProof/>
                <w:webHidden/>
              </w:rPr>
            </w:r>
            <w:r>
              <w:rPr>
                <w:noProof/>
                <w:webHidden/>
              </w:rPr>
              <w:fldChar w:fldCharType="separate"/>
            </w:r>
            <w:r>
              <w:rPr>
                <w:noProof/>
                <w:webHidden/>
              </w:rPr>
              <w:t>15</w:t>
            </w:r>
            <w:r>
              <w:rPr>
                <w:noProof/>
                <w:webHidden/>
              </w:rPr>
              <w:fldChar w:fldCharType="end"/>
            </w:r>
          </w:hyperlink>
        </w:p>
        <w:p w14:paraId="54ADC68B" w14:textId="13772A76" w:rsidR="007602D1" w:rsidRDefault="007602D1">
          <w:pPr>
            <w:pStyle w:val="TOC2"/>
            <w:tabs>
              <w:tab w:val="right" w:leader="dot" w:pos="10156"/>
            </w:tabs>
            <w:rPr>
              <w:noProof/>
            </w:rPr>
          </w:pPr>
          <w:hyperlink w:anchor="_Toc243890447" w:history="1">
            <w:r w:rsidRPr="002D6C2D">
              <w:rPr>
                <w:rStyle w:val="Hyperlink"/>
                <w:noProof/>
              </w:rPr>
              <w:t>Use the claim type already collected</w:t>
            </w:r>
            <w:r>
              <w:rPr>
                <w:noProof/>
                <w:webHidden/>
              </w:rPr>
              <w:tab/>
            </w:r>
            <w:r>
              <w:rPr>
                <w:noProof/>
                <w:webHidden/>
              </w:rPr>
              <w:fldChar w:fldCharType="begin"/>
            </w:r>
            <w:r>
              <w:rPr>
                <w:noProof/>
                <w:webHidden/>
              </w:rPr>
              <w:instrText xml:space="preserve"> PAGEREF _Toc243890447 \h </w:instrText>
            </w:r>
            <w:r>
              <w:rPr>
                <w:noProof/>
                <w:webHidden/>
              </w:rPr>
            </w:r>
            <w:r>
              <w:rPr>
                <w:noProof/>
                <w:webHidden/>
              </w:rPr>
              <w:fldChar w:fldCharType="separate"/>
            </w:r>
            <w:r>
              <w:rPr>
                <w:noProof/>
                <w:webHidden/>
              </w:rPr>
              <w:t>15</w:t>
            </w:r>
            <w:r>
              <w:rPr>
                <w:noProof/>
                <w:webHidden/>
              </w:rPr>
              <w:fldChar w:fldCharType="end"/>
            </w:r>
          </w:hyperlink>
        </w:p>
        <w:p w14:paraId="29A6B0A4" w14:textId="107B130F" w:rsidR="007602D1" w:rsidRDefault="007602D1">
          <w:pPr>
            <w:pStyle w:val="TOC2"/>
            <w:tabs>
              <w:tab w:val="right" w:leader="dot" w:pos="10156"/>
            </w:tabs>
            <w:rPr>
              <w:noProof/>
            </w:rPr>
          </w:pPr>
          <w:hyperlink w:anchor="_Toc243890448" w:history="1">
            <w:r w:rsidRPr="002D6C2D">
              <w:rPr>
                <w:rStyle w:val="Hyperlink"/>
                <w:noProof/>
              </w:rPr>
              <w:t>Account problems</w:t>
            </w:r>
            <w:r>
              <w:rPr>
                <w:noProof/>
                <w:webHidden/>
              </w:rPr>
              <w:tab/>
            </w:r>
            <w:r>
              <w:rPr>
                <w:noProof/>
                <w:webHidden/>
              </w:rPr>
              <w:fldChar w:fldCharType="begin"/>
            </w:r>
            <w:r>
              <w:rPr>
                <w:noProof/>
                <w:webHidden/>
              </w:rPr>
              <w:instrText xml:space="preserve"> PAGEREF _Toc243890448 \h </w:instrText>
            </w:r>
            <w:r>
              <w:rPr>
                <w:noProof/>
                <w:webHidden/>
              </w:rPr>
            </w:r>
            <w:r>
              <w:rPr>
                <w:noProof/>
                <w:webHidden/>
              </w:rPr>
              <w:fldChar w:fldCharType="separate"/>
            </w:r>
            <w:r>
              <w:rPr>
                <w:noProof/>
                <w:webHidden/>
              </w:rPr>
              <w:t>16</w:t>
            </w:r>
            <w:r>
              <w:rPr>
                <w:noProof/>
                <w:webHidden/>
              </w:rPr>
              <w:fldChar w:fldCharType="end"/>
            </w:r>
          </w:hyperlink>
        </w:p>
        <w:p w14:paraId="7AD35DDD" w14:textId="21477560" w:rsidR="007602D1" w:rsidRDefault="007602D1">
          <w:pPr>
            <w:pStyle w:val="TOC1"/>
            <w:tabs>
              <w:tab w:val="right" w:leader="dot" w:pos="10156"/>
            </w:tabs>
            <w:rPr>
              <w:noProof/>
            </w:rPr>
          </w:pPr>
          <w:hyperlink w:anchor="_Toc243890449" w:history="1">
            <w:r w:rsidRPr="002D6C2D">
              <w:rPr>
                <w:rStyle w:val="Hyperlink"/>
                <w:noProof/>
              </w:rPr>
              <w:t>12 Unconscionable Contract</w:t>
            </w:r>
            <w:r>
              <w:rPr>
                <w:noProof/>
                <w:webHidden/>
              </w:rPr>
              <w:tab/>
            </w:r>
            <w:r>
              <w:rPr>
                <w:noProof/>
                <w:webHidden/>
              </w:rPr>
              <w:fldChar w:fldCharType="begin"/>
            </w:r>
            <w:r>
              <w:rPr>
                <w:noProof/>
                <w:webHidden/>
              </w:rPr>
              <w:instrText xml:space="preserve"> PAGEREF _Toc243890449 \h </w:instrText>
            </w:r>
            <w:r>
              <w:rPr>
                <w:noProof/>
                <w:webHidden/>
              </w:rPr>
            </w:r>
            <w:r>
              <w:rPr>
                <w:noProof/>
                <w:webHidden/>
              </w:rPr>
              <w:fldChar w:fldCharType="separate"/>
            </w:r>
            <w:r>
              <w:rPr>
                <w:noProof/>
                <w:webHidden/>
              </w:rPr>
              <w:t>17</w:t>
            </w:r>
            <w:r>
              <w:rPr>
                <w:noProof/>
                <w:webHidden/>
              </w:rPr>
              <w:fldChar w:fldCharType="end"/>
            </w:r>
          </w:hyperlink>
        </w:p>
        <w:p w14:paraId="19C4E2C5" w14:textId="2B45F49B" w:rsidR="007602D1" w:rsidRDefault="007602D1">
          <w:pPr>
            <w:pStyle w:val="TOC2"/>
            <w:tabs>
              <w:tab w:val="right" w:leader="dot" w:pos="10156"/>
            </w:tabs>
            <w:rPr>
              <w:noProof/>
            </w:rPr>
          </w:pPr>
          <w:hyperlink w:anchor="_Toc243890450"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_Toc243890450 \h </w:instrText>
            </w:r>
            <w:r>
              <w:rPr>
                <w:noProof/>
                <w:webHidden/>
              </w:rPr>
            </w:r>
            <w:r>
              <w:rPr>
                <w:noProof/>
                <w:webHidden/>
              </w:rPr>
              <w:fldChar w:fldCharType="separate"/>
            </w:r>
            <w:r>
              <w:rPr>
                <w:noProof/>
                <w:webHidden/>
              </w:rPr>
              <w:t>17</w:t>
            </w:r>
            <w:r>
              <w:rPr>
                <w:noProof/>
                <w:webHidden/>
              </w:rPr>
              <w:fldChar w:fldCharType="end"/>
            </w:r>
          </w:hyperlink>
        </w:p>
        <w:p w14:paraId="313C603B" w14:textId="78625315" w:rsidR="007602D1" w:rsidRDefault="007602D1">
          <w:pPr>
            <w:pStyle w:val="TOC1"/>
            <w:tabs>
              <w:tab w:val="right" w:leader="dot" w:pos="10156"/>
            </w:tabs>
            <w:rPr>
              <w:noProof/>
            </w:rPr>
          </w:pPr>
          <w:hyperlink w:anchor="_Toc243890451" w:history="1">
            <w:r w:rsidRPr="002D6C2D">
              <w:rPr>
                <w:rStyle w:val="Hyperlink"/>
                <w:noProof/>
              </w:rPr>
              <w:t>13 Rescission</w:t>
            </w:r>
            <w:r>
              <w:rPr>
                <w:noProof/>
                <w:webHidden/>
              </w:rPr>
              <w:tab/>
            </w:r>
            <w:r>
              <w:rPr>
                <w:noProof/>
                <w:webHidden/>
              </w:rPr>
              <w:fldChar w:fldCharType="begin"/>
            </w:r>
            <w:r>
              <w:rPr>
                <w:noProof/>
                <w:webHidden/>
              </w:rPr>
              <w:instrText xml:space="preserve"> PAGEREF _Toc243890451 \h </w:instrText>
            </w:r>
            <w:r>
              <w:rPr>
                <w:noProof/>
                <w:webHidden/>
              </w:rPr>
            </w:r>
            <w:r>
              <w:rPr>
                <w:noProof/>
                <w:webHidden/>
              </w:rPr>
              <w:fldChar w:fldCharType="separate"/>
            </w:r>
            <w:r>
              <w:rPr>
                <w:noProof/>
                <w:webHidden/>
              </w:rPr>
              <w:t>17</w:t>
            </w:r>
            <w:r>
              <w:rPr>
                <w:noProof/>
                <w:webHidden/>
              </w:rPr>
              <w:fldChar w:fldCharType="end"/>
            </w:r>
          </w:hyperlink>
        </w:p>
        <w:p w14:paraId="744487E7" w14:textId="600ACD3A" w:rsidR="007602D1" w:rsidRDefault="007602D1">
          <w:pPr>
            <w:pStyle w:val="TOC2"/>
            <w:tabs>
              <w:tab w:val="right" w:leader="dot" w:pos="10156"/>
            </w:tabs>
            <w:rPr>
              <w:noProof/>
            </w:rPr>
          </w:pPr>
          <w:hyperlink w:anchor="_Toc243890452"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_Toc243890452 \h </w:instrText>
            </w:r>
            <w:r>
              <w:rPr>
                <w:noProof/>
                <w:webHidden/>
              </w:rPr>
            </w:r>
            <w:r>
              <w:rPr>
                <w:noProof/>
                <w:webHidden/>
              </w:rPr>
              <w:fldChar w:fldCharType="separate"/>
            </w:r>
            <w:r>
              <w:rPr>
                <w:noProof/>
                <w:webHidden/>
              </w:rPr>
              <w:t>17</w:t>
            </w:r>
            <w:r>
              <w:rPr>
                <w:noProof/>
                <w:webHidden/>
              </w:rPr>
              <w:fldChar w:fldCharType="end"/>
            </w:r>
          </w:hyperlink>
        </w:p>
        <w:p w14:paraId="041EAC45" w14:textId="7AFC402C" w:rsidR="007602D1" w:rsidRDefault="007602D1">
          <w:pPr>
            <w:pStyle w:val="TOC2"/>
            <w:tabs>
              <w:tab w:val="right" w:leader="dot" w:pos="10156"/>
            </w:tabs>
            <w:rPr>
              <w:noProof/>
            </w:rPr>
          </w:pPr>
          <w:hyperlink w:anchor="_Toc243890453" w:history="1">
            <w:r w:rsidRPr="002D6C2D">
              <w:rPr>
                <w:rStyle w:val="Hyperlink"/>
                <w:noProof/>
              </w:rPr>
              <w:t>Ask about a request to close the account</w:t>
            </w:r>
            <w:r>
              <w:rPr>
                <w:noProof/>
                <w:webHidden/>
              </w:rPr>
              <w:tab/>
            </w:r>
            <w:r>
              <w:rPr>
                <w:noProof/>
                <w:webHidden/>
              </w:rPr>
              <w:fldChar w:fldCharType="begin"/>
            </w:r>
            <w:r>
              <w:rPr>
                <w:noProof/>
                <w:webHidden/>
              </w:rPr>
              <w:instrText xml:space="preserve"> PAGEREF _Toc243890453 \h </w:instrText>
            </w:r>
            <w:r>
              <w:rPr>
                <w:noProof/>
                <w:webHidden/>
              </w:rPr>
            </w:r>
            <w:r>
              <w:rPr>
                <w:noProof/>
                <w:webHidden/>
              </w:rPr>
              <w:fldChar w:fldCharType="separate"/>
            </w:r>
            <w:r>
              <w:rPr>
                <w:noProof/>
                <w:webHidden/>
              </w:rPr>
              <w:t>17</w:t>
            </w:r>
            <w:r>
              <w:rPr>
                <w:noProof/>
                <w:webHidden/>
              </w:rPr>
              <w:fldChar w:fldCharType="end"/>
            </w:r>
          </w:hyperlink>
        </w:p>
        <w:p w14:paraId="27C39694" w14:textId="6594B53C" w:rsidR="007602D1" w:rsidRDefault="007602D1">
          <w:pPr>
            <w:pStyle w:val="TOC2"/>
            <w:tabs>
              <w:tab w:val="right" w:leader="dot" w:pos="10156"/>
            </w:tabs>
            <w:rPr>
              <w:noProof/>
            </w:rPr>
          </w:pPr>
          <w:hyperlink w:anchor="_Toc243890454" w:history="1">
            <w:r w:rsidRPr="002D6C2D">
              <w:rPr>
                <w:rStyle w:val="Hyperlink"/>
                <w:noProof/>
              </w:rPr>
              <w:t>If a request was made, ask whether it was refused</w:t>
            </w:r>
            <w:r>
              <w:rPr>
                <w:noProof/>
                <w:webHidden/>
              </w:rPr>
              <w:tab/>
            </w:r>
            <w:r>
              <w:rPr>
                <w:noProof/>
                <w:webHidden/>
              </w:rPr>
              <w:fldChar w:fldCharType="begin"/>
            </w:r>
            <w:r>
              <w:rPr>
                <w:noProof/>
                <w:webHidden/>
              </w:rPr>
              <w:instrText xml:space="preserve"> PAGEREF _Toc243890454 \h </w:instrText>
            </w:r>
            <w:r>
              <w:rPr>
                <w:noProof/>
                <w:webHidden/>
              </w:rPr>
            </w:r>
            <w:r>
              <w:rPr>
                <w:noProof/>
                <w:webHidden/>
              </w:rPr>
              <w:fldChar w:fldCharType="separate"/>
            </w:r>
            <w:r>
              <w:rPr>
                <w:noProof/>
                <w:webHidden/>
              </w:rPr>
              <w:t>17</w:t>
            </w:r>
            <w:r>
              <w:rPr>
                <w:noProof/>
                <w:webHidden/>
              </w:rPr>
              <w:fldChar w:fldCharType="end"/>
            </w:r>
          </w:hyperlink>
        </w:p>
        <w:p w14:paraId="1574787F" w14:textId="47B1C7C1" w:rsidR="007602D1" w:rsidRDefault="007602D1">
          <w:pPr>
            <w:pStyle w:val="TOC1"/>
            <w:tabs>
              <w:tab w:val="right" w:leader="dot" w:pos="10156"/>
            </w:tabs>
            <w:rPr>
              <w:noProof/>
            </w:rPr>
          </w:pPr>
          <w:hyperlink w:anchor="_Toc243890455" w:history="1">
            <w:r w:rsidRPr="002D6C2D">
              <w:rPr>
                <w:rStyle w:val="Hyperlink"/>
                <w:noProof/>
              </w:rPr>
              <w:t>14 Lack of Consideration</w:t>
            </w:r>
            <w:r>
              <w:rPr>
                <w:noProof/>
                <w:webHidden/>
              </w:rPr>
              <w:tab/>
            </w:r>
            <w:r>
              <w:rPr>
                <w:noProof/>
                <w:webHidden/>
              </w:rPr>
              <w:fldChar w:fldCharType="begin"/>
            </w:r>
            <w:r>
              <w:rPr>
                <w:noProof/>
                <w:webHidden/>
              </w:rPr>
              <w:instrText xml:space="preserve"> PAGEREF _Toc243890455 \h </w:instrText>
            </w:r>
            <w:r>
              <w:rPr>
                <w:noProof/>
                <w:webHidden/>
              </w:rPr>
            </w:r>
            <w:r>
              <w:rPr>
                <w:noProof/>
                <w:webHidden/>
              </w:rPr>
              <w:fldChar w:fldCharType="separate"/>
            </w:r>
            <w:r>
              <w:rPr>
                <w:noProof/>
                <w:webHidden/>
              </w:rPr>
              <w:t>18</w:t>
            </w:r>
            <w:r>
              <w:rPr>
                <w:noProof/>
                <w:webHidden/>
              </w:rPr>
              <w:fldChar w:fldCharType="end"/>
            </w:r>
          </w:hyperlink>
        </w:p>
        <w:p w14:paraId="303F539D" w14:textId="32863682" w:rsidR="007602D1" w:rsidRDefault="007602D1">
          <w:pPr>
            <w:pStyle w:val="TOC2"/>
            <w:tabs>
              <w:tab w:val="right" w:leader="dot" w:pos="10156"/>
            </w:tabs>
            <w:rPr>
              <w:noProof/>
            </w:rPr>
          </w:pPr>
          <w:hyperlink w:anchor="_Toc243890456"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_Toc243890456 \h </w:instrText>
            </w:r>
            <w:r>
              <w:rPr>
                <w:noProof/>
                <w:webHidden/>
              </w:rPr>
            </w:r>
            <w:r>
              <w:rPr>
                <w:noProof/>
                <w:webHidden/>
              </w:rPr>
              <w:fldChar w:fldCharType="separate"/>
            </w:r>
            <w:r>
              <w:rPr>
                <w:noProof/>
                <w:webHidden/>
              </w:rPr>
              <w:t>18</w:t>
            </w:r>
            <w:r>
              <w:rPr>
                <w:noProof/>
                <w:webHidden/>
              </w:rPr>
              <w:fldChar w:fldCharType="end"/>
            </w:r>
          </w:hyperlink>
        </w:p>
        <w:p w14:paraId="08777FB6" w14:textId="4D0C8BF6" w:rsidR="007602D1" w:rsidRDefault="007602D1">
          <w:pPr>
            <w:pStyle w:val="TOC2"/>
            <w:tabs>
              <w:tab w:val="right" w:leader="dot" w:pos="10156"/>
            </w:tabs>
            <w:rPr>
              <w:noProof/>
            </w:rPr>
          </w:pPr>
          <w:hyperlink w:anchor="_Toc243890457" w:history="1">
            <w:r w:rsidRPr="002D6C2D">
              <w:rPr>
                <w:rStyle w:val="Hyperlink"/>
                <w:noProof/>
              </w:rPr>
              <w:t>Use the identity theft answer already collected</w:t>
            </w:r>
            <w:r>
              <w:rPr>
                <w:noProof/>
                <w:webHidden/>
              </w:rPr>
              <w:tab/>
            </w:r>
            <w:r>
              <w:rPr>
                <w:noProof/>
                <w:webHidden/>
              </w:rPr>
              <w:fldChar w:fldCharType="begin"/>
            </w:r>
            <w:r>
              <w:rPr>
                <w:noProof/>
                <w:webHidden/>
              </w:rPr>
              <w:instrText xml:space="preserve"> PAGEREF _Toc243890457 \h </w:instrText>
            </w:r>
            <w:r>
              <w:rPr>
                <w:noProof/>
                <w:webHidden/>
              </w:rPr>
            </w:r>
            <w:r>
              <w:rPr>
                <w:noProof/>
                <w:webHidden/>
              </w:rPr>
              <w:fldChar w:fldCharType="separate"/>
            </w:r>
            <w:r>
              <w:rPr>
                <w:noProof/>
                <w:webHidden/>
              </w:rPr>
              <w:t>18</w:t>
            </w:r>
            <w:r>
              <w:rPr>
                <w:noProof/>
                <w:webHidden/>
              </w:rPr>
              <w:fldChar w:fldCharType="end"/>
            </w:r>
          </w:hyperlink>
        </w:p>
        <w:p w14:paraId="6B6B1C24" w14:textId="532E07C7" w:rsidR="007602D1" w:rsidRDefault="007602D1">
          <w:pPr>
            <w:pStyle w:val="TOC2"/>
            <w:tabs>
              <w:tab w:val="right" w:leader="dot" w:pos="10156"/>
            </w:tabs>
            <w:rPr>
              <w:noProof/>
            </w:rPr>
          </w:pPr>
          <w:hyperlink w:anchor="_Toc243890458" w:history="1">
            <w:r w:rsidRPr="002D6C2D">
              <w:rPr>
                <w:rStyle w:val="Hyperlink"/>
                <w:noProof/>
              </w:rPr>
              <w:t>Card use questions</w:t>
            </w:r>
            <w:r>
              <w:rPr>
                <w:noProof/>
                <w:webHidden/>
              </w:rPr>
              <w:tab/>
            </w:r>
            <w:r>
              <w:rPr>
                <w:noProof/>
                <w:webHidden/>
              </w:rPr>
              <w:fldChar w:fldCharType="begin"/>
            </w:r>
            <w:r>
              <w:rPr>
                <w:noProof/>
                <w:webHidden/>
              </w:rPr>
              <w:instrText xml:space="preserve"> PAGEREF _Toc243890458 \h </w:instrText>
            </w:r>
            <w:r>
              <w:rPr>
                <w:noProof/>
                <w:webHidden/>
              </w:rPr>
            </w:r>
            <w:r>
              <w:rPr>
                <w:noProof/>
                <w:webHidden/>
              </w:rPr>
              <w:fldChar w:fldCharType="separate"/>
            </w:r>
            <w:r>
              <w:rPr>
                <w:noProof/>
                <w:webHidden/>
              </w:rPr>
              <w:t>18</w:t>
            </w:r>
            <w:r>
              <w:rPr>
                <w:noProof/>
                <w:webHidden/>
              </w:rPr>
              <w:fldChar w:fldCharType="end"/>
            </w:r>
          </w:hyperlink>
        </w:p>
        <w:p w14:paraId="072385AC" w14:textId="5656F7C2" w:rsidR="007602D1" w:rsidRDefault="007602D1">
          <w:pPr>
            <w:pStyle w:val="TOC1"/>
            <w:tabs>
              <w:tab w:val="right" w:leader="dot" w:pos="10156"/>
            </w:tabs>
            <w:rPr>
              <w:noProof/>
            </w:rPr>
          </w:pPr>
          <w:hyperlink w:anchor="_Toc243890459" w:history="1">
            <w:r w:rsidRPr="002D6C2D">
              <w:rPr>
                <w:rStyle w:val="Hyperlink"/>
                <w:noProof/>
              </w:rPr>
              <w:t>15 Accord and Satisfaction</w:t>
            </w:r>
            <w:r>
              <w:rPr>
                <w:noProof/>
                <w:webHidden/>
              </w:rPr>
              <w:tab/>
            </w:r>
            <w:r>
              <w:rPr>
                <w:noProof/>
                <w:webHidden/>
              </w:rPr>
              <w:fldChar w:fldCharType="begin"/>
            </w:r>
            <w:r>
              <w:rPr>
                <w:noProof/>
                <w:webHidden/>
              </w:rPr>
              <w:instrText xml:space="preserve"> PAGEREF _Toc243890459 \h </w:instrText>
            </w:r>
            <w:r>
              <w:rPr>
                <w:noProof/>
                <w:webHidden/>
              </w:rPr>
            </w:r>
            <w:r>
              <w:rPr>
                <w:noProof/>
                <w:webHidden/>
              </w:rPr>
              <w:fldChar w:fldCharType="separate"/>
            </w:r>
            <w:r>
              <w:rPr>
                <w:noProof/>
                <w:webHidden/>
              </w:rPr>
              <w:t>19</w:t>
            </w:r>
            <w:r>
              <w:rPr>
                <w:noProof/>
                <w:webHidden/>
              </w:rPr>
              <w:fldChar w:fldCharType="end"/>
            </w:r>
          </w:hyperlink>
        </w:p>
        <w:p w14:paraId="78CBBCDF" w14:textId="7C3D863B" w:rsidR="007602D1" w:rsidRDefault="007602D1">
          <w:pPr>
            <w:pStyle w:val="TOC2"/>
            <w:tabs>
              <w:tab w:val="right" w:leader="dot" w:pos="10156"/>
            </w:tabs>
            <w:rPr>
              <w:noProof/>
            </w:rPr>
          </w:pPr>
          <w:hyperlink w:anchor="_Toc243890460"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_Toc243890460 \h </w:instrText>
            </w:r>
            <w:r>
              <w:rPr>
                <w:noProof/>
                <w:webHidden/>
              </w:rPr>
            </w:r>
            <w:r>
              <w:rPr>
                <w:noProof/>
                <w:webHidden/>
              </w:rPr>
              <w:fldChar w:fldCharType="separate"/>
            </w:r>
            <w:r>
              <w:rPr>
                <w:noProof/>
                <w:webHidden/>
              </w:rPr>
              <w:t>19</w:t>
            </w:r>
            <w:r>
              <w:rPr>
                <w:noProof/>
                <w:webHidden/>
              </w:rPr>
              <w:fldChar w:fldCharType="end"/>
            </w:r>
          </w:hyperlink>
        </w:p>
        <w:p w14:paraId="3B19A95A" w14:textId="1F6070D0" w:rsidR="007602D1" w:rsidRDefault="007602D1">
          <w:pPr>
            <w:pStyle w:val="TOC2"/>
            <w:tabs>
              <w:tab w:val="right" w:leader="dot" w:pos="10156"/>
            </w:tabs>
            <w:rPr>
              <w:noProof/>
            </w:rPr>
          </w:pPr>
          <w:hyperlink w:anchor="_Toc243890461" w:history="1">
            <w:r w:rsidRPr="002D6C2D">
              <w:rPr>
                <w:rStyle w:val="Hyperlink"/>
                <w:noProof/>
              </w:rPr>
              <w:t>Ask about an existing settlement agreement</w:t>
            </w:r>
            <w:r>
              <w:rPr>
                <w:noProof/>
                <w:webHidden/>
              </w:rPr>
              <w:tab/>
            </w:r>
            <w:r>
              <w:rPr>
                <w:noProof/>
                <w:webHidden/>
              </w:rPr>
              <w:fldChar w:fldCharType="begin"/>
            </w:r>
            <w:r>
              <w:rPr>
                <w:noProof/>
                <w:webHidden/>
              </w:rPr>
              <w:instrText xml:space="preserve"> PAGEREF _Toc243890461 \h </w:instrText>
            </w:r>
            <w:r>
              <w:rPr>
                <w:noProof/>
                <w:webHidden/>
              </w:rPr>
            </w:r>
            <w:r>
              <w:rPr>
                <w:noProof/>
                <w:webHidden/>
              </w:rPr>
              <w:fldChar w:fldCharType="separate"/>
            </w:r>
            <w:r>
              <w:rPr>
                <w:noProof/>
                <w:webHidden/>
              </w:rPr>
              <w:t>19</w:t>
            </w:r>
            <w:r>
              <w:rPr>
                <w:noProof/>
                <w:webHidden/>
              </w:rPr>
              <w:fldChar w:fldCharType="end"/>
            </w:r>
          </w:hyperlink>
        </w:p>
        <w:p w14:paraId="6282C2BA" w14:textId="651E062B" w:rsidR="007602D1" w:rsidRDefault="007602D1">
          <w:pPr>
            <w:pStyle w:val="TOC1"/>
            <w:tabs>
              <w:tab w:val="right" w:leader="dot" w:pos="10156"/>
            </w:tabs>
            <w:rPr>
              <w:noProof/>
            </w:rPr>
          </w:pPr>
          <w:hyperlink w:anchor="_Toc243890462" w:history="1">
            <w:r w:rsidRPr="002D6C2D">
              <w:rPr>
                <w:rStyle w:val="Hyperlink"/>
                <w:noProof/>
              </w:rPr>
              <w:t>16 Excuse or Breach of Contract</w:t>
            </w:r>
            <w:r>
              <w:rPr>
                <w:noProof/>
                <w:webHidden/>
              </w:rPr>
              <w:tab/>
            </w:r>
            <w:r>
              <w:rPr>
                <w:noProof/>
                <w:webHidden/>
              </w:rPr>
              <w:fldChar w:fldCharType="begin"/>
            </w:r>
            <w:r>
              <w:rPr>
                <w:noProof/>
                <w:webHidden/>
              </w:rPr>
              <w:instrText xml:space="preserve"> PAGEREF _Toc243890462 \h </w:instrText>
            </w:r>
            <w:r>
              <w:rPr>
                <w:noProof/>
                <w:webHidden/>
              </w:rPr>
            </w:r>
            <w:r>
              <w:rPr>
                <w:noProof/>
                <w:webHidden/>
              </w:rPr>
              <w:fldChar w:fldCharType="separate"/>
            </w:r>
            <w:r>
              <w:rPr>
                <w:noProof/>
                <w:webHidden/>
              </w:rPr>
              <w:t>20</w:t>
            </w:r>
            <w:r>
              <w:rPr>
                <w:noProof/>
                <w:webHidden/>
              </w:rPr>
              <w:fldChar w:fldCharType="end"/>
            </w:r>
          </w:hyperlink>
        </w:p>
        <w:p w14:paraId="4D753C07" w14:textId="5CC6D60A" w:rsidR="007602D1" w:rsidRDefault="007602D1">
          <w:pPr>
            <w:pStyle w:val="TOC2"/>
            <w:tabs>
              <w:tab w:val="right" w:leader="dot" w:pos="10156"/>
            </w:tabs>
            <w:rPr>
              <w:noProof/>
            </w:rPr>
          </w:pPr>
          <w:hyperlink w:anchor="_Toc243890463"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_Toc243890463 \h </w:instrText>
            </w:r>
            <w:r>
              <w:rPr>
                <w:noProof/>
                <w:webHidden/>
              </w:rPr>
            </w:r>
            <w:r>
              <w:rPr>
                <w:noProof/>
                <w:webHidden/>
              </w:rPr>
              <w:fldChar w:fldCharType="separate"/>
            </w:r>
            <w:r>
              <w:rPr>
                <w:noProof/>
                <w:webHidden/>
              </w:rPr>
              <w:t>20</w:t>
            </w:r>
            <w:r>
              <w:rPr>
                <w:noProof/>
                <w:webHidden/>
              </w:rPr>
              <w:fldChar w:fldCharType="end"/>
            </w:r>
          </w:hyperlink>
        </w:p>
        <w:p w14:paraId="258CA5F2" w14:textId="600E9E76" w:rsidR="007602D1" w:rsidRDefault="007602D1">
          <w:pPr>
            <w:pStyle w:val="TOC2"/>
            <w:tabs>
              <w:tab w:val="right" w:leader="dot" w:pos="10156"/>
            </w:tabs>
            <w:rPr>
              <w:noProof/>
            </w:rPr>
          </w:pPr>
          <w:hyperlink w:anchor="_Toc243890464" w:history="1">
            <w:r w:rsidRPr="002D6C2D">
              <w:rPr>
                <w:rStyle w:val="Hyperlink"/>
                <w:noProof/>
              </w:rPr>
              <w:t>Use the claim type already collected</w:t>
            </w:r>
            <w:r>
              <w:rPr>
                <w:noProof/>
                <w:webHidden/>
              </w:rPr>
              <w:tab/>
            </w:r>
            <w:r>
              <w:rPr>
                <w:noProof/>
                <w:webHidden/>
              </w:rPr>
              <w:fldChar w:fldCharType="begin"/>
            </w:r>
            <w:r>
              <w:rPr>
                <w:noProof/>
                <w:webHidden/>
              </w:rPr>
              <w:instrText xml:space="preserve"> PAGEREF _Toc243890464 \h </w:instrText>
            </w:r>
            <w:r>
              <w:rPr>
                <w:noProof/>
                <w:webHidden/>
              </w:rPr>
            </w:r>
            <w:r>
              <w:rPr>
                <w:noProof/>
                <w:webHidden/>
              </w:rPr>
              <w:fldChar w:fldCharType="separate"/>
            </w:r>
            <w:r>
              <w:rPr>
                <w:noProof/>
                <w:webHidden/>
              </w:rPr>
              <w:t>20</w:t>
            </w:r>
            <w:r>
              <w:rPr>
                <w:noProof/>
                <w:webHidden/>
              </w:rPr>
              <w:fldChar w:fldCharType="end"/>
            </w:r>
          </w:hyperlink>
        </w:p>
        <w:p w14:paraId="1FC700BE" w14:textId="18C86250" w:rsidR="007602D1" w:rsidRDefault="007602D1">
          <w:pPr>
            <w:pStyle w:val="TOC2"/>
            <w:tabs>
              <w:tab w:val="right" w:leader="dot" w:pos="10156"/>
            </w:tabs>
            <w:rPr>
              <w:noProof/>
            </w:rPr>
          </w:pPr>
          <w:hyperlink w:anchor="_Toc243890465" w:history="1">
            <w:r w:rsidRPr="002D6C2D">
              <w:rPr>
                <w:rStyle w:val="Hyperlink"/>
                <w:noProof/>
              </w:rPr>
              <w:t>Ask about performance of the agreement</w:t>
            </w:r>
            <w:r>
              <w:rPr>
                <w:noProof/>
                <w:webHidden/>
              </w:rPr>
              <w:tab/>
            </w:r>
            <w:r>
              <w:rPr>
                <w:noProof/>
                <w:webHidden/>
              </w:rPr>
              <w:fldChar w:fldCharType="begin"/>
            </w:r>
            <w:r>
              <w:rPr>
                <w:noProof/>
                <w:webHidden/>
              </w:rPr>
              <w:instrText xml:space="preserve"> PAGEREF _Toc243890465 \h </w:instrText>
            </w:r>
            <w:r>
              <w:rPr>
                <w:noProof/>
                <w:webHidden/>
              </w:rPr>
            </w:r>
            <w:r>
              <w:rPr>
                <w:noProof/>
                <w:webHidden/>
              </w:rPr>
              <w:fldChar w:fldCharType="separate"/>
            </w:r>
            <w:r>
              <w:rPr>
                <w:noProof/>
                <w:webHidden/>
              </w:rPr>
              <w:t>20</w:t>
            </w:r>
            <w:r>
              <w:rPr>
                <w:noProof/>
                <w:webHidden/>
              </w:rPr>
              <w:fldChar w:fldCharType="end"/>
            </w:r>
          </w:hyperlink>
        </w:p>
        <w:p w14:paraId="30744BF8" w14:textId="21D13755" w:rsidR="007602D1" w:rsidRDefault="007602D1">
          <w:pPr>
            <w:pStyle w:val="TOC2"/>
            <w:tabs>
              <w:tab w:val="right" w:leader="dot" w:pos="10156"/>
            </w:tabs>
            <w:rPr>
              <w:noProof/>
            </w:rPr>
          </w:pPr>
          <w:hyperlink w:anchor="_Toc243890466" w:history="1">
            <w:r w:rsidRPr="002D6C2D">
              <w:rPr>
                <w:rStyle w:val="Hyperlink"/>
                <w:noProof/>
              </w:rPr>
              <w:t>Show the applicable responses</w:t>
            </w:r>
            <w:r>
              <w:rPr>
                <w:noProof/>
                <w:webHidden/>
              </w:rPr>
              <w:tab/>
            </w:r>
            <w:r>
              <w:rPr>
                <w:noProof/>
                <w:webHidden/>
              </w:rPr>
              <w:fldChar w:fldCharType="begin"/>
            </w:r>
            <w:r>
              <w:rPr>
                <w:noProof/>
                <w:webHidden/>
              </w:rPr>
              <w:instrText xml:space="preserve"> PAGEREF _Toc243890466 \h </w:instrText>
            </w:r>
            <w:r>
              <w:rPr>
                <w:noProof/>
                <w:webHidden/>
              </w:rPr>
            </w:r>
            <w:r>
              <w:rPr>
                <w:noProof/>
                <w:webHidden/>
              </w:rPr>
              <w:fldChar w:fldCharType="separate"/>
            </w:r>
            <w:r>
              <w:rPr>
                <w:noProof/>
                <w:webHidden/>
              </w:rPr>
              <w:t>21</w:t>
            </w:r>
            <w:r>
              <w:rPr>
                <w:noProof/>
                <w:webHidden/>
              </w:rPr>
              <w:fldChar w:fldCharType="end"/>
            </w:r>
          </w:hyperlink>
        </w:p>
        <w:p w14:paraId="789345DA" w14:textId="477DE0B8" w:rsidR="007602D1" w:rsidRDefault="007602D1">
          <w:pPr>
            <w:pStyle w:val="TOC1"/>
            <w:tabs>
              <w:tab w:val="right" w:leader="dot" w:pos="10156"/>
            </w:tabs>
            <w:rPr>
              <w:noProof/>
            </w:rPr>
          </w:pPr>
          <w:hyperlink w:anchor="_Toc243890467" w:history="1">
            <w:r w:rsidRPr="002D6C2D">
              <w:rPr>
                <w:rStyle w:val="Hyperlink"/>
                <w:noProof/>
              </w:rPr>
              <w:t>17 Capacity</w:t>
            </w:r>
            <w:r>
              <w:rPr>
                <w:noProof/>
                <w:webHidden/>
              </w:rPr>
              <w:tab/>
            </w:r>
            <w:r>
              <w:rPr>
                <w:noProof/>
                <w:webHidden/>
              </w:rPr>
              <w:fldChar w:fldCharType="begin"/>
            </w:r>
            <w:r>
              <w:rPr>
                <w:noProof/>
                <w:webHidden/>
              </w:rPr>
              <w:instrText xml:space="preserve"> PAGEREF _Toc243890467 \h </w:instrText>
            </w:r>
            <w:r>
              <w:rPr>
                <w:noProof/>
                <w:webHidden/>
              </w:rPr>
            </w:r>
            <w:r>
              <w:rPr>
                <w:noProof/>
                <w:webHidden/>
              </w:rPr>
              <w:fldChar w:fldCharType="separate"/>
            </w:r>
            <w:r>
              <w:rPr>
                <w:noProof/>
                <w:webHidden/>
              </w:rPr>
              <w:t>22</w:t>
            </w:r>
            <w:r>
              <w:rPr>
                <w:noProof/>
                <w:webHidden/>
              </w:rPr>
              <w:fldChar w:fldCharType="end"/>
            </w:r>
          </w:hyperlink>
        </w:p>
        <w:p w14:paraId="44EBB774" w14:textId="2A385A0E" w:rsidR="007602D1" w:rsidRDefault="007602D1">
          <w:pPr>
            <w:pStyle w:val="TOC2"/>
            <w:tabs>
              <w:tab w:val="right" w:leader="dot" w:pos="10156"/>
            </w:tabs>
            <w:rPr>
              <w:noProof/>
            </w:rPr>
          </w:pPr>
          <w:hyperlink w:anchor="_Toc243890468"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_Toc243890468 \h </w:instrText>
            </w:r>
            <w:r>
              <w:rPr>
                <w:noProof/>
                <w:webHidden/>
              </w:rPr>
            </w:r>
            <w:r>
              <w:rPr>
                <w:noProof/>
                <w:webHidden/>
              </w:rPr>
              <w:fldChar w:fldCharType="separate"/>
            </w:r>
            <w:r>
              <w:rPr>
                <w:noProof/>
                <w:webHidden/>
              </w:rPr>
              <w:t>22</w:t>
            </w:r>
            <w:r>
              <w:rPr>
                <w:noProof/>
                <w:webHidden/>
              </w:rPr>
              <w:fldChar w:fldCharType="end"/>
            </w:r>
          </w:hyperlink>
        </w:p>
        <w:p w14:paraId="21E9AF57" w14:textId="0E68E7B4" w:rsidR="007602D1" w:rsidRDefault="007602D1">
          <w:pPr>
            <w:pStyle w:val="TOC2"/>
            <w:tabs>
              <w:tab w:val="right" w:leader="dot" w:pos="10156"/>
            </w:tabs>
            <w:rPr>
              <w:noProof/>
            </w:rPr>
          </w:pPr>
          <w:hyperlink w:anchor="_Toc243890469" w:history="1">
            <w:r w:rsidRPr="002D6C2D">
              <w:rPr>
                <w:rStyle w:val="Hyperlink"/>
                <w:noProof/>
              </w:rPr>
              <w:t>Restate the account opening date</w:t>
            </w:r>
            <w:r>
              <w:rPr>
                <w:noProof/>
                <w:webHidden/>
              </w:rPr>
              <w:tab/>
            </w:r>
            <w:r>
              <w:rPr>
                <w:noProof/>
                <w:webHidden/>
              </w:rPr>
              <w:fldChar w:fldCharType="begin"/>
            </w:r>
            <w:r>
              <w:rPr>
                <w:noProof/>
                <w:webHidden/>
              </w:rPr>
              <w:instrText xml:space="preserve"> PAGEREF _Toc243890469 \h </w:instrText>
            </w:r>
            <w:r>
              <w:rPr>
                <w:noProof/>
                <w:webHidden/>
              </w:rPr>
            </w:r>
            <w:r>
              <w:rPr>
                <w:noProof/>
                <w:webHidden/>
              </w:rPr>
              <w:fldChar w:fldCharType="separate"/>
            </w:r>
            <w:r>
              <w:rPr>
                <w:noProof/>
                <w:webHidden/>
              </w:rPr>
              <w:t>22</w:t>
            </w:r>
            <w:r>
              <w:rPr>
                <w:noProof/>
                <w:webHidden/>
              </w:rPr>
              <w:fldChar w:fldCharType="end"/>
            </w:r>
          </w:hyperlink>
        </w:p>
        <w:p w14:paraId="1CF85A0D" w14:textId="79949F78" w:rsidR="007602D1" w:rsidRDefault="007602D1">
          <w:pPr>
            <w:pStyle w:val="TOC2"/>
            <w:tabs>
              <w:tab w:val="right" w:leader="dot" w:pos="10156"/>
            </w:tabs>
            <w:rPr>
              <w:noProof/>
            </w:rPr>
          </w:pPr>
          <w:hyperlink w:anchor="_Toc243890470" w:history="1">
            <w:r w:rsidRPr="002D6C2D">
              <w:rPr>
                <w:rStyle w:val="Hyperlink"/>
                <w:noProof/>
              </w:rPr>
              <w:t>Ask about age at the time of the agreement</w:t>
            </w:r>
            <w:r>
              <w:rPr>
                <w:noProof/>
                <w:webHidden/>
              </w:rPr>
              <w:tab/>
            </w:r>
            <w:r>
              <w:rPr>
                <w:noProof/>
                <w:webHidden/>
              </w:rPr>
              <w:fldChar w:fldCharType="begin"/>
            </w:r>
            <w:r>
              <w:rPr>
                <w:noProof/>
                <w:webHidden/>
              </w:rPr>
              <w:instrText xml:space="preserve"> PAGEREF _Toc243890470 \h </w:instrText>
            </w:r>
            <w:r>
              <w:rPr>
                <w:noProof/>
                <w:webHidden/>
              </w:rPr>
            </w:r>
            <w:r>
              <w:rPr>
                <w:noProof/>
                <w:webHidden/>
              </w:rPr>
              <w:fldChar w:fldCharType="separate"/>
            </w:r>
            <w:r>
              <w:rPr>
                <w:noProof/>
                <w:webHidden/>
              </w:rPr>
              <w:t>22</w:t>
            </w:r>
            <w:r>
              <w:rPr>
                <w:noProof/>
                <w:webHidden/>
              </w:rPr>
              <w:fldChar w:fldCharType="end"/>
            </w:r>
          </w:hyperlink>
        </w:p>
        <w:p w14:paraId="7EA35619" w14:textId="5FB3DEFE" w:rsidR="007602D1" w:rsidRDefault="007602D1">
          <w:pPr>
            <w:pStyle w:val="TOC2"/>
            <w:tabs>
              <w:tab w:val="right" w:leader="dot" w:pos="10156"/>
            </w:tabs>
            <w:rPr>
              <w:noProof/>
            </w:rPr>
          </w:pPr>
          <w:hyperlink w:anchor="_Toc243890471" w:history="1">
            <w:r w:rsidRPr="002D6C2D">
              <w:rPr>
                <w:rStyle w:val="Hyperlink"/>
                <w:noProof/>
              </w:rPr>
              <w:t>Ask about understanding the agreement</w:t>
            </w:r>
            <w:r>
              <w:rPr>
                <w:noProof/>
                <w:webHidden/>
              </w:rPr>
              <w:tab/>
            </w:r>
            <w:r>
              <w:rPr>
                <w:noProof/>
                <w:webHidden/>
              </w:rPr>
              <w:fldChar w:fldCharType="begin"/>
            </w:r>
            <w:r>
              <w:rPr>
                <w:noProof/>
                <w:webHidden/>
              </w:rPr>
              <w:instrText xml:space="preserve"> PAGEREF _Toc243890471 \h </w:instrText>
            </w:r>
            <w:r>
              <w:rPr>
                <w:noProof/>
                <w:webHidden/>
              </w:rPr>
            </w:r>
            <w:r>
              <w:rPr>
                <w:noProof/>
                <w:webHidden/>
              </w:rPr>
              <w:fldChar w:fldCharType="separate"/>
            </w:r>
            <w:r>
              <w:rPr>
                <w:noProof/>
                <w:webHidden/>
              </w:rPr>
              <w:t>22</w:t>
            </w:r>
            <w:r>
              <w:rPr>
                <w:noProof/>
                <w:webHidden/>
              </w:rPr>
              <w:fldChar w:fldCharType="end"/>
            </w:r>
          </w:hyperlink>
        </w:p>
        <w:p w14:paraId="5B2AF1D2" w14:textId="1D431083" w:rsidR="007602D1" w:rsidRDefault="007602D1">
          <w:pPr>
            <w:pStyle w:val="TOC2"/>
            <w:tabs>
              <w:tab w:val="right" w:leader="dot" w:pos="10156"/>
            </w:tabs>
            <w:rPr>
              <w:noProof/>
            </w:rPr>
          </w:pPr>
          <w:hyperlink w:anchor="_Toc243890472" w:history="1">
            <w:r w:rsidRPr="002D6C2D">
              <w:rPr>
                <w:rStyle w:val="Hyperlink"/>
                <w:noProof/>
              </w:rPr>
              <w:t>Complete the applicable outcomes</w:t>
            </w:r>
            <w:r>
              <w:rPr>
                <w:noProof/>
                <w:webHidden/>
              </w:rPr>
              <w:tab/>
            </w:r>
            <w:r>
              <w:rPr>
                <w:noProof/>
                <w:webHidden/>
              </w:rPr>
              <w:fldChar w:fldCharType="begin"/>
            </w:r>
            <w:r>
              <w:rPr>
                <w:noProof/>
                <w:webHidden/>
              </w:rPr>
              <w:instrText xml:space="preserve"> PAGEREF _Toc243890472 \h </w:instrText>
            </w:r>
            <w:r>
              <w:rPr>
                <w:noProof/>
                <w:webHidden/>
              </w:rPr>
            </w:r>
            <w:r>
              <w:rPr>
                <w:noProof/>
                <w:webHidden/>
              </w:rPr>
              <w:fldChar w:fldCharType="separate"/>
            </w:r>
            <w:r>
              <w:rPr>
                <w:noProof/>
                <w:webHidden/>
              </w:rPr>
              <w:t>23</w:t>
            </w:r>
            <w:r>
              <w:rPr>
                <w:noProof/>
                <w:webHidden/>
              </w:rPr>
              <w:fldChar w:fldCharType="end"/>
            </w:r>
          </w:hyperlink>
        </w:p>
        <w:p w14:paraId="198BDF21" w14:textId="2E7F3360" w:rsidR="007602D1" w:rsidRDefault="007602D1">
          <w:pPr>
            <w:pStyle w:val="TOC1"/>
            <w:tabs>
              <w:tab w:val="right" w:leader="dot" w:pos="10156"/>
            </w:tabs>
            <w:rPr>
              <w:noProof/>
            </w:rPr>
          </w:pPr>
          <w:hyperlink w:anchor="_Toc243890473" w:history="1">
            <w:r w:rsidRPr="002D6C2D">
              <w:rPr>
                <w:rStyle w:val="Hyperlink"/>
                <w:noProof/>
              </w:rPr>
              <w:t>18 Waiver</w:t>
            </w:r>
            <w:r>
              <w:rPr>
                <w:noProof/>
                <w:webHidden/>
              </w:rPr>
              <w:tab/>
            </w:r>
            <w:r>
              <w:rPr>
                <w:noProof/>
                <w:webHidden/>
              </w:rPr>
              <w:fldChar w:fldCharType="begin"/>
            </w:r>
            <w:r>
              <w:rPr>
                <w:noProof/>
                <w:webHidden/>
              </w:rPr>
              <w:instrText xml:space="preserve"> PAGEREF _Toc243890473 \h </w:instrText>
            </w:r>
            <w:r>
              <w:rPr>
                <w:noProof/>
                <w:webHidden/>
              </w:rPr>
            </w:r>
            <w:r>
              <w:rPr>
                <w:noProof/>
                <w:webHidden/>
              </w:rPr>
              <w:fldChar w:fldCharType="separate"/>
            </w:r>
            <w:r>
              <w:rPr>
                <w:noProof/>
                <w:webHidden/>
              </w:rPr>
              <w:t>23</w:t>
            </w:r>
            <w:r>
              <w:rPr>
                <w:noProof/>
                <w:webHidden/>
              </w:rPr>
              <w:fldChar w:fldCharType="end"/>
            </w:r>
          </w:hyperlink>
        </w:p>
        <w:p w14:paraId="25FBC6A9" w14:textId="750845D5" w:rsidR="007602D1" w:rsidRDefault="007602D1">
          <w:pPr>
            <w:pStyle w:val="TOC2"/>
            <w:tabs>
              <w:tab w:val="right" w:leader="dot" w:pos="10156"/>
            </w:tabs>
            <w:rPr>
              <w:noProof/>
            </w:rPr>
          </w:pPr>
          <w:hyperlink w:anchor="_Toc243890474"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_Toc243890474 \h </w:instrText>
            </w:r>
            <w:r>
              <w:rPr>
                <w:noProof/>
                <w:webHidden/>
              </w:rPr>
            </w:r>
            <w:r>
              <w:rPr>
                <w:noProof/>
                <w:webHidden/>
              </w:rPr>
              <w:fldChar w:fldCharType="separate"/>
            </w:r>
            <w:r>
              <w:rPr>
                <w:noProof/>
                <w:webHidden/>
              </w:rPr>
              <w:t>23</w:t>
            </w:r>
            <w:r>
              <w:rPr>
                <w:noProof/>
                <w:webHidden/>
              </w:rPr>
              <w:fldChar w:fldCharType="end"/>
            </w:r>
          </w:hyperlink>
        </w:p>
        <w:p w14:paraId="47011AC9" w14:textId="1DE29C05" w:rsidR="007602D1" w:rsidRDefault="007602D1">
          <w:pPr>
            <w:pStyle w:val="TOC2"/>
            <w:tabs>
              <w:tab w:val="right" w:leader="dot" w:pos="10156"/>
            </w:tabs>
            <w:rPr>
              <w:noProof/>
            </w:rPr>
          </w:pPr>
          <w:hyperlink w:anchor="_Toc243890475" w:history="1">
            <w:r w:rsidRPr="002D6C2D">
              <w:rPr>
                <w:rStyle w:val="Hyperlink"/>
                <w:noProof/>
              </w:rPr>
              <w:t>Show the plaintiff type restatement</w:t>
            </w:r>
            <w:r>
              <w:rPr>
                <w:noProof/>
                <w:webHidden/>
              </w:rPr>
              <w:tab/>
            </w:r>
            <w:r>
              <w:rPr>
                <w:noProof/>
                <w:webHidden/>
              </w:rPr>
              <w:fldChar w:fldCharType="begin"/>
            </w:r>
            <w:r>
              <w:rPr>
                <w:noProof/>
                <w:webHidden/>
              </w:rPr>
              <w:instrText xml:space="preserve"> PAGEREF _Toc243890475 \h </w:instrText>
            </w:r>
            <w:r>
              <w:rPr>
                <w:noProof/>
                <w:webHidden/>
              </w:rPr>
            </w:r>
            <w:r>
              <w:rPr>
                <w:noProof/>
                <w:webHidden/>
              </w:rPr>
              <w:fldChar w:fldCharType="separate"/>
            </w:r>
            <w:r>
              <w:rPr>
                <w:noProof/>
                <w:webHidden/>
              </w:rPr>
              <w:t>23</w:t>
            </w:r>
            <w:r>
              <w:rPr>
                <w:noProof/>
                <w:webHidden/>
              </w:rPr>
              <w:fldChar w:fldCharType="end"/>
            </w:r>
          </w:hyperlink>
        </w:p>
        <w:p w14:paraId="106D5F3F" w14:textId="18DFD27F" w:rsidR="007602D1" w:rsidRDefault="007602D1">
          <w:pPr>
            <w:pStyle w:val="TOC2"/>
            <w:tabs>
              <w:tab w:val="right" w:leader="dot" w:pos="10156"/>
            </w:tabs>
            <w:rPr>
              <w:noProof/>
            </w:rPr>
          </w:pPr>
          <w:hyperlink w:anchor="_Toc243890476" w:history="1">
            <w:r w:rsidRPr="002D6C2D">
              <w:rPr>
                <w:rStyle w:val="Hyperlink"/>
                <w:noProof/>
              </w:rPr>
              <w:t>Ask about payments without penalties</w:t>
            </w:r>
            <w:r>
              <w:rPr>
                <w:noProof/>
                <w:webHidden/>
              </w:rPr>
              <w:tab/>
            </w:r>
            <w:r>
              <w:rPr>
                <w:noProof/>
                <w:webHidden/>
              </w:rPr>
              <w:fldChar w:fldCharType="begin"/>
            </w:r>
            <w:r>
              <w:rPr>
                <w:noProof/>
                <w:webHidden/>
              </w:rPr>
              <w:instrText xml:space="preserve"> PAGEREF _Toc243890476 \h </w:instrText>
            </w:r>
            <w:r>
              <w:rPr>
                <w:noProof/>
                <w:webHidden/>
              </w:rPr>
            </w:r>
            <w:r>
              <w:rPr>
                <w:noProof/>
                <w:webHidden/>
              </w:rPr>
              <w:fldChar w:fldCharType="separate"/>
            </w:r>
            <w:r>
              <w:rPr>
                <w:noProof/>
                <w:webHidden/>
              </w:rPr>
              <w:t>23</w:t>
            </w:r>
            <w:r>
              <w:rPr>
                <w:noProof/>
                <w:webHidden/>
              </w:rPr>
              <w:fldChar w:fldCharType="end"/>
            </w:r>
          </w:hyperlink>
        </w:p>
        <w:p w14:paraId="4EEBBFA3" w14:textId="1E899157" w:rsidR="007602D1" w:rsidRDefault="007602D1">
          <w:pPr>
            <w:pStyle w:val="TOC1"/>
            <w:tabs>
              <w:tab w:val="right" w:leader="dot" w:pos="10156"/>
            </w:tabs>
            <w:rPr>
              <w:noProof/>
            </w:rPr>
          </w:pPr>
          <w:hyperlink w:anchor="_Toc243890477" w:history="1">
            <w:r w:rsidRPr="002D6C2D">
              <w:rPr>
                <w:rStyle w:val="Hyperlink"/>
                <w:noProof/>
              </w:rPr>
              <w:t>19 Oral Modification</w:t>
            </w:r>
            <w:r>
              <w:rPr>
                <w:noProof/>
                <w:webHidden/>
              </w:rPr>
              <w:tab/>
            </w:r>
            <w:r>
              <w:rPr>
                <w:noProof/>
                <w:webHidden/>
              </w:rPr>
              <w:fldChar w:fldCharType="begin"/>
            </w:r>
            <w:r>
              <w:rPr>
                <w:noProof/>
                <w:webHidden/>
              </w:rPr>
              <w:instrText xml:space="preserve"> PAGEREF _Toc243890477 \h </w:instrText>
            </w:r>
            <w:r>
              <w:rPr>
                <w:noProof/>
                <w:webHidden/>
              </w:rPr>
            </w:r>
            <w:r>
              <w:rPr>
                <w:noProof/>
                <w:webHidden/>
              </w:rPr>
              <w:fldChar w:fldCharType="separate"/>
            </w:r>
            <w:r>
              <w:rPr>
                <w:noProof/>
                <w:webHidden/>
              </w:rPr>
              <w:t>24</w:t>
            </w:r>
            <w:r>
              <w:rPr>
                <w:noProof/>
                <w:webHidden/>
              </w:rPr>
              <w:fldChar w:fldCharType="end"/>
            </w:r>
          </w:hyperlink>
        </w:p>
        <w:p w14:paraId="4523C28E" w14:textId="006783B5" w:rsidR="007602D1" w:rsidRDefault="007602D1">
          <w:pPr>
            <w:pStyle w:val="TOC2"/>
            <w:tabs>
              <w:tab w:val="right" w:leader="dot" w:pos="10156"/>
            </w:tabs>
            <w:rPr>
              <w:noProof/>
            </w:rPr>
          </w:pPr>
          <w:hyperlink w:anchor="_Toc243890478"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_Toc243890478 \h </w:instrText>
            </w:r>
            <w:r>
              <w:rPr>
                <w:noProof/>
                <w:webHidden/>
              </w:rPr>
            </w:r>
            <w:r>
              <w:rPr>
                <w:noProof/>
                <w:webHidden/>
              </w:rPr>
              <w:fldChar w:fldCharType="separate"/>
            </w:r>
            <w:r>
              <w:rPr>
                <w:noProof/>
                <w:webHidden/>
              </w:rPr>
              <w:t>24</w:t>
            </w:r>
            <w:r>
              <w:rPr>
                <w:noProof/>
                <w:webHidden/>
              </w:rPr>
              <w:fldChar w:fldCharType="end"/>
            </w:r>
          </w:hyperlink>
        </w:p>
        <w:p w14:paraId="07EBA279" w14:textId="5C2407DF" w:rsidR="007602D1" w:rsidRDefault="007602D1">
          <w:pPr>
            <w:pStyle w:val="TOC2"/>
            <w:tabs>
              <w:tab w:val="right" w:leader="dot" w:pos="10156"/>
            </w:tabs>
            <w:rPr>
              <w:noProof/>
            </w:rPr>
          </w:pPr>
          <w:hyperlink w:anchor="_Toc243890479" w:history="1">
            <w:r w:rsidRPr="002D6C2D">
              <w:rPr>
                <w:rStyle w:val="Hyperlink"/>
                <w:noProof/>
              </w:rPr>
              <w:t>Ask about an agreement made by speaking</w:t>
            </w:r>
            <w:r>
              <w:rPr>
                <w:noProof/>
                <w:webHidden/>
              </w:rPr>
              <w:tab/>
            </w:r>
            <w:r>
              <w:rPr>
                <w:noProof/>
                <w:webHidden/>
              </w:rPr>
              <w:fldChar w:fldCharType="begin"/>
            </w:r>
            <w:r>
              <w:rPr>
                <w:noProof/>
                <w:webHidden/>
              </w:rPr>
              <w:instrText xml:space="preserve"> PAGEREF _Toc243890479 \h </w:instrText>
            </w:r>
            <w:r>
              <w:rPr>
                <w:noProof/>
                <w:webHidden/>
              </w:rPr>
            </w:r>
            <w:r>
              <w:rPr>
                <w:noProof/>
                <w:webHidden/>
              </w:rPr>
              <w:fldChar w:fldCharType="separate"/>
            </w:r>
            <w:r>
              <w:rPr>
                <w:noProof/>
                <w:webHidden/>
              </w:rPr>
              <w:t>24</w:t>
            </w:r>
            <w:r>
              <w:rPr>
                <w:noProof/>
                <w:webHidden/>
              </w:rPr>
              <w:fldChar w:fldCharType="end"/>
            </w:r>
          </w:hyperlink>
        </w:p>
        <w:p w14:paraId="75C4AA1C" w14:textId="076E22FF" w:rsidR="007602D1" w:rsidRDefault="007602D1">
          <w:pPr>
            <w:pStyle w:val="TOC1"/>
            <w:tabs>
              <w:tab w:val="right" w:leader="dot" w:pos="10156"/>
            </w:tabs>
            <w:rPr>
              <w:noProof/>
            </w:rPr>
          </w:pPr>
          <w:hyperlink w:anchor="_Toc243890480" w:history="1">
            <w:r w:rsidRPr="002D6C2D">
              <w:rPr>
                <w:rStyle w:val="Hyperlink"/>
                <w:noProof/>
              </w:rPr>
              <w:t>20 Tender of Payment</w:t>
            </w:r>
            <w:r>
              <w:rPr>
                <w:noProof/>
                <w:webHidden/>
              </w:rPr>
              <w:tab/>
            </w:r>
            <w:r>
              <w:rPr>
                <w:noProof/>
                <w:webHidden/>
              </w:rPr>
              <w:fldChar w:fldCharType="begin"/>
            </w:r>
            <w:r>
              <w:rPr>
                <w:noProof/>
                <w:webHidden/>
              </w:rPr>
              <w:instrText xml:space="preserve"> PAGEREF _Toc243890480 \h </w:instrText>
            </w:r>
            <w:r>
              <w:rPr>
                <w:noProof/>
                <w:webHidden/>
              </w:rPr>
            </w:r>
            <w:r>
              <w:rPr>
                <w:noProof/>
                <w:webHidden/>
              </w:rPr>
              <w:fldChar w:fldCharType="separate"/>
            </w:r>
            <w:r>
              <w:rPr>
                <w:noProof/>
                <w:webHidden/>
              </w:rPr>
              <w:t>24</w:t>
            </w:r>
            <w:r>
              <w:rPr>
                <w:noProof/>
                <w:webHidden/>
              </w:rPr>
              <w:fldChar w:fldCharType="end"/>
            </w:r>
          </w:hyperlink>
        </w:p>
        <w:p w14:paraId="14BEF02E" w14:textId="0C3B3118" w:rsidR="007602D1" w:rsidRDefault="007602D1">
          <w:pPr>
            <w:pStyle w:val="TOC2"/>
            <w:tabs>
              <w:tab w:val="right" w:leader="dot" w:pos="10156"/>
            </w:tabs>
            <w:rPr>
              <w:noProof/>
            </w:rPr>
          </w:pPr>
          <w:hyperlink w:anchor="_Toc243890481"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_Toc243890481 \h </w:instrText>
            </w:r>
            <w:r>
              <w:rPr>
                <w:noProof/>
                <w:webHidden/>
              </w:rPr>
            </w:r>
            <w:r>
              <w:rPr>
                <w:noProof/>
                <w:webHidden/>
              </w:rPr>
              <w:fldChar w:fldCharType="separate"/>
            </w:r>
            <w:r>
              <w:rPr>
                <w:noProof/>
                <w:webHidden/>
              </w:rPr>
              <w:t>24</w:t>
            </w:r>
            <w:r>
              <w:rPr>
                <w:noProof/>
                <w:webHidden/>
              </w:rPr>
              <w:fldChar w:fldCharType="end"/>
            </w:r>
          </w:hyperlink>
        </w:p>
        <w:p w14:paraId="7C10DFDC" w14:textId="360B7A90" w:rsidR="007602D1" w:rsidRDefault="007602D1">
          <w:pPr>
            <w:pStyle w:val="TOC2"/>
            <w:tabs>
              <w:tab w:val="right" w:leader="dot" w:pos="10156"/>
            </w:tabs>
            <w:rPr>
              <w:noProof/>
            </w:rPr>
          </w:pPr>
          <w:hyperlink w:anchor="_Toc243890482" w:history="1">
            <w:r w:rsidRPr="002D6C2D">
              <w:rPr>
                <w:rStyle w:val="Hyperlink"/>
                <w:noProof/>
              </w:rPr>
              <w:t>Ask about a refused payment</w:t>
            </w:r>
            <w:r>
              <w:rPr>
                <w:noProof/>
                <w:webHidden/>
              </w:rPr>
              <w:tab/>
            </w:r>
            <w:r>
              <w:rPr>
                <w:noProof/>
                <w:webHidden/>
              </w:rPr>
              <w:fldChar w:fldCharType="begin"/>
            </w:r>
            <w:r>
              <w:rPr>
                <w:noProof/>
                <w:webHidden/>
              </w:rPr>
              <w:instrText xml:space="preserve"> PAGEREF _Toc243890482 \h </w:instrText>
            </w:r>
            <w:r>
              <w:rPr>
                <w:noProof/>
                <w:webHidden/>
              </w:rPr>
            </w:r>
            <w:r>
              <w:rPr>
                <w:noProof/>
                <w:webHidden/>
              </w:rPr>
              <w:fldChar w:fldCharType="separate"/>
            </w:r>
            <w:r>
              <w:rPr>
                <w:noProof/>
                <w:webHidden/>
              </w:rPr>
              <w:t>25</w:t>
            </w:r>
            <w:r>
              <w:rPr>
                <w:noProof/>
                <w:webHidden/>
              </w:rPr>
              <w:fldChar w:fldCharType="end"/>
            </w:r>
          </w:hyperlink>
        </w:p>
        <w:p w14:paraId="2E69023E" w14:textId="01312784" w:rsidR="007602D1" w:rsidRDefault="007602D1">
          <w:pPr>
            <w:pStyle w:val="TOC1"/>
            <w:tabs>
              <w:tab w:val="right" w:leader="dot" w:pos="10156"/>
            </w:tabs>
            <w:rPr>
              <w:noProof/>
            </w:rPr>
          </w:pPr>
          <w:hyperlink w:anchor="_Toc243890483" w:history="1">
            <w:r w:rsidRPr="002D6C2D">
              <w:rPr>
                <w:rStyle w:val="Hyperlink"/>
                <w:noProof/>
              </w:rPr>
              <w:t>21 Violation of Civil Code Section 1632 Regarding Language</w:t>
            </w:r>
            <w:r>
              <w:rPr>
                <w:noProof/>
                <w:webHidden/>
              </w:rPr>
              <w:tab/>
            </w:r>
            <w:r>
              <w:rPr>
                <w:noProof/>
                <w:webHidden/>
              </w:rPr>
              <w:fldChar w:fldCharType="begin"/>
            </w:r>
            <w:r>
              <w:rPr>
                <w:noProof/>
                <w:webHidden/>
              </w:rPr>
              <w:instrText xml:space="preserve"> PAGEREF _Toc243890483 \h </w:instrText>
            </w:r>
            <w:r>
              <w:rPr>
                <w:noProof/>
                <w:webHidden/>
              </w:rPr>
            </w:r>
            <w:r>
              <w:rPr>
                <w:noProof/>
                <w:webHidden/>
              </w:rPr>
              <w:fldChar w:fldCharType="separate"/>
            </w:r>
            <w:r>
              <w:rPr>
                <w:noProof/>
                <w:webHidden/>
              </w:rPr>
              <w:t>25</w:t>
            </w:r>
            <w:r>
              <w:rPr>
                <w:noProof/>
                <w:webHidden/>
              </w:rPr>
              <w:fldChar w:fldCharType="end"/>
            </w:r>
          </w:hyperlink>
        </w:p>
        <w:p w14:paraId="0D87E02A" w14:textId="1ADF1804" w:rsidR="007602D1" w:rsidRDefault="007602D1">
          <w:pPr>
            <w:pStyle w:val="TOC2"/>
            <w:tabs>
              <w:tab w:val="right" w:leader="dot" w:pos="10156"/>
            </w:tabs>
            <w:rPr>
              <w:noProof/>
            </w:rPr>
          </w:pPr>
          <w:hyperlink w:anchor="_Toc243890484" w:history="1">
            <w:r w:rsidRPr="002D6C2D">
              <w:rPr>
                <w:rStyle w:val="Hyperlink"/>
                <w:noProof/>
              </w:rPr>
              <w:t>General explanation show to everyone</w:t>
            </w:r>
            <w:r>
              <w:rPr>
                <w:noProof/>
                <w:webHidden/>
              </w:rPr>
              <w:tab/>
            </w:r>
            <w:r>
              <w:rPr>
                <w:noProof/>
                <w:webHidden/>
              </w:rPr>
              <w:fldChar w:fldCharType="begin"/>
            </w:r>
            <w:r>
              <w:rPr>
                <w:noProof/>
                <w:webHidden/>
              </w:rPr>
              <w:instrText xml:space="preserve"> PAGEREF _Toc243890484 \h </w:instrText>
            </w:r>
            <w:r>
              <w:rPr>
                <w:noProof/>
                <w:webHidden/>
              </w:rPr>
            </w:r>
            <w:r>
              <w:rPr>
                <w:noProof/>
                <w:webHidden/>
              </w:rPr>
              <w:fldChar w:fldCharType="separate"/>
            </w:r>
            <w:r>
              <w:rPr>
                <w:noProof/>
                <w:webHidden/>
              </w:rPr>
              <w:t>25</w:t>
            </w:r>
            <w:r>
              <w:rPr>
                <w:noProof/>
                <w:webHidden/>
              </w:rPr>
              <w:fldChar w:fldCharType="end"/>
            </w:r>
          </w:hyperlink>
        </w:p>
        <w:p w14:paraId="30AF645B" w14:textId="1FC9FDA4" w:rsidR="007602D1" w:rsidRDefault="007602D1">
          <w:pPr>
            <w:pStyle w:val="TOC2"/>
            <w:tabs>
              <w:tab w:val="right" w:leader="dot" w:pos="10156"/>
            </w:tabs>
            <w:rPr>
              <w:noProof/>
            </w:rPr>
          </w:pPr>
          <w:hyperlink w:anchor="_Toc243890485" w:history="1">
            <w:r w:rsidRPr="002D6C2D">
              <w:rPr>
                <w:rStyle w:val="Hyperlink"/>
                <w:noProof/>
              </w:rPr>
              <w:t>Use the primary language already collected</w:t>
            </w:r>
            <w:r>
              <w:rPr>
                <w:noProof/>
                <w:webHidden/>
              </w:rPr>
              <w:tab/>
            </w:r>
            <w:r>
              <w:rPr>
                <w:noProof/>
                <w:webHidden/>
              </w:rPr>
              <w:fldChar w:fldCharType="begin"/>
            </w:r>
            <w:r>
              <w:rPr>
                <w:noProof/>
                <w:webHidden/>
              </w:rPr>
              <w:instrText xml:space="preserve"> PAGEREF _Toc243890485 \h </w:instrText>
            </w:r>
            <w:r>
              <w:rPr>
                <w:noProof/>
                <w:webHidden/>
              </w:rPr>
            </w:r>
            <w:r>
              <w:rPr>
                <w:noProof/>
                <w:webHidden/>
              </w:rPr>
              <w:fldChar w:fldCharType="separate"/>
            </w:r>
            <w:r>
              <w:rPr>
                <w:noProof/>
                <w:webHidden/>
              </w:rPr>
              <w:t>25</w:t>
            </w:r>
            <w:r>
              <w:rPr>
                <w:noProof/>
                <w:webHidden/>
              </w:rPr>
              <w:fldChar w:fldCharType="end"/>
            </w:r>
          </w:hyperlink>
        </w:p>
        <w:p w14:paraId="53A9BA45" w14:textId="5C21F11D" w:rsidR="007602D1" w:rsidRDefault="007602D1">
          <w:pPr>
            <w:pStyle w:val="TOC2"/>
            <w:tabs>
              <w:tab w:val="right" w:leader="dot" w:pos="10156"/>
            </w:tabs>
            <w:rPr>
              <w:noProof/>
            </w:rPr>
          </w:pPr>
          <w:hyperlink w:anchor="_Toc243890486" w:history="1">
            <w:r w:rsidRPr="002D6C2D">
              <w:rPr>
                <w:rStyle w:val="Hyperlink"/>
                <w:noProof/>
              </w:rPr>
              <w:t>Ask about the language used to negotiate</w:t>
            </w:r>
            <w:r>
              <w:rPr>
                <w:noProof/>
                <w:webHidden/>
              </w:rPr>
              <w:tab/>
            </w:r>
            <w:r>
              <w:rPr>
                <w:noProof/>
                <w:webHidden/>
              </w:rPr>
              <w:fldChar w:fldCharType="begin"/>
            </w:r>
            <w:r>
              <w:rPr>
                <w:noProof/>
                <w:webHidden/>
              </w:rPr>
              <w:instrText xml:space="preserve"> PAGEREF _Toc243890486 \h </w:instrText>
            </w:r>
            <w:r>
              <w:rPr>
                <w:noProof/>
                <w:webHidden/>
              </w:rPr>
            </w:r>
            <w:r>
              <w:rPr>
                <w:noProof/>
                <w:webHidden/>
              </w:rPr>
              <w:fldChar w:fldCharType="separate"/>
            </w:r>
            <w:r>
              <w:rPr>
                <w:noProof/>
                <w:webHidden/>
              </w:rPr>
              <w:t>25</w:t>
            </w:r>
            <w:r>
              <w:rPr>
                <w:noProof/>
                <w:webHidden/>
              </w:rPr>
              <w:fldChar w:fldCharType="end"/>
            </w:r>
          </w:hyperlink>
        </w:p>
        <w:p w14:paraId="315BC049" w14:textId="34A3FD2A" w:rsidR="007602D1" w:rsidRDefault="007602D1">
          <w:pPr>
            <w:pStyle w:val="TOC2"/>
            <w:tabs>
              <w:tab w:val="right" w:leader="dot" w:pos="10156"/>
            </w:tabs>
            <w:rPr>
              <w:noProof/>
            </w:rPr>
          </w:pPr>
          <w:hyperlink w:anchor="_Toc243890487" w:history="1">
            <w:r w:rsidRPr="002D6C2D">
              <w:rPr>
                <w:rStyle w:val="Hyperlink"/>
                <w:noProof/>
              </w:rPr>
              <w:t>If Yes ask about the agreement or translation</w:t>
            </w:r>
            <w:r>
              <w:rPr>
                <w:noProof/>
                <w:webHidden/>
              </w:rPr>
              <w:tab/>
            </w:r>
            <w:r>
              <w:rPr>
                <w:noProof/>
                <w:webHidden/>
              </w:rPr>
              <w:fldChar w:fldCharType="begin"/>
            </w:r>
            <w:r>
              <w:rPr>
                <w:noProof/>
                <w:webHidden/>
              </w:rPr>
              <w:instrText xml:space="preserve"> PAGEREF _Toc243890487 \h </w:instrText>
            </w:r>
            <w:r>
              <w:rPr>
                <w:noProof/>
                <w:webHidden/>
              </w:rPr>
            </w:r>
            <w:r>
              <w:rPr>
                <w:noProof/>
                <w:webHidden/>
              </w:rPr>
              <w:fldChar w:fldCharType="separate"/>
            </w:r>
            <w:r>
              <w:rPr>
                <w:noProof/>
                <w:webHidden/>
              </w:rPr>
              <w:t>26</w:t>
            </w:r>
            <w:r>
              <w:rPr>
                <w:noProof/>
                <w:webHidden/>
              </w:rPr>
              <w:fldChar w:fldCharType="end"/>
            </w:r>
          </w:hyperlink>
        </w:p>
        <w:p w14:paraId="10652782" w14:textId="123410F2" w:rsidR="007602D1" w:rsidRDefault="007602D1">
          <w:r>
            <w:rPr>
              <w:b/>
              <w:bCs/>
              <w:noProof/>
            </w:rPr>
            <w:fldChar w:fldCharType="end"/>
          </w:r>
        </w:p>
      </w:sdtContent>
    </w:sdt>
    <w:p w14:paraId="60D121DB" w14:textId="77777777" w:rsidR="007602D1" w:rsidRPr="007602D1" w:rsidRDefault="007602D1" w:rsidP="007602D1"/>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5083"/>
        <w:gridCol w:w="5083"/>
      </w:tblGrid>
      <w:tr w:rsidR="00E94995" w14:paraId="2B7F0E82" w14:textId="77777777">
        <w:trPr>
          <w:cantSplit/>
          <w:tblHeader/>
          <w:jc w:val="center"/>
        </w:trPr>
        <w:tc>
          <w:tcPr>
            <w:tcW w:w="5083" w:type="dxa"/>
            <w:shd w:val="clear" w:color="auto" w:fill="E8EDF2"/>
            <w:tcMar>
              <w:top w:w="75" w:type="dxa"/>
              <w:left w:w="100" w:type="dxa"/>
              <w:bottom w:w="75" w:type="dxa"/>
              <w:right w:w="100" w:type="dxa"/>
            </w:tcMar>
            <w:vAlign w:val="center"/>
          </w:tcPr>
          <w:p w14:paraId="67E2C953" w14:textId="77777777" w:rsidR="00E94995" w:rsidRDefault="00000000">
            <w:pPr>
              <w:spacing w:after="0" w:line="240" w:lineRule="auto"/>
            </w:pPr>
            <w:r>
              <w:rPr>
                <w:b/>
                <w:sz w:val="20"/>
              </w:rPr>
              <w:t>Defenses 1 through 11</w:t>
            </w:r>
          </w:p>
        </w:tc>
        <w:tc>
          <w:tcPr>
            <w:tcW w:w="5083" w:type="dxa"/>
            <w:shd w:val="clear" w:color="auto" w:fill="E8EDF2"/>
            <w:tcMar>
              <w:top w:w="75" w:type="dxa"/>
              <w:left w:w="100" w:type="dxa"/>
              <w:bottom w:w="75" w:type="dxa"/>
              <w:right w:w="100" w:type="dxa"/>
            </w:tcMar>
            <w:vAlign w:val="center"/>
          </w:tcPr>
          <w:p w14:paraId="02525477" w14:textId="77777777" w:rsidR="00E94995" w:rsidRDefault="00000000">
            <w:pPr>
              <w:spacing w:after="0" w:line="240" w:lineRule="auto"/>
            </w:pPr>
            <w:r>
              <w:rPr>
                <w:b/>
                <w:sz w:val="20"/>
              </w:rPr>
              <w:t>Defenses 12 through 21</w:t>
            </w:r>
          </w:p>
        </w:tc>
      </w:tr>
      <w:tr w:rsidR="00E94995" w14:paraId="395EE04D" w14:textId="77777777">
        <w:trPr>
          <w:cantSplit/>
          <w:jc w:val="center"/>
        </w:trPr>
        <w:tc>
          <w:tcPr>
            <w:tcW w:w="5083" w:type="dxa"/>
            <w:shd w:val="clear" w:color="auto" w:fill="FFFFFF"/>
            <w:tcMar>
              <w:top w:w="75" w:type="dxa"/>
              <w:left w:w="100" w:type="dxa"/>
              <w:bottom w:w="75" w:type="dxa"/>
              <w:right w:w="100" w:type="dxa"/>
            </w:tcMar>
            <w:vAlign w:val="center"/>
          </w:tcPr>
          <w:p w14:paraId="445C4A53" w14:textId="77777777" w:rsidR="00E94995" w:rsidRDefault="00E94995">
            <w:pPr>
              <w:spacing w:after="0" w:line="240" w:lineRule="auto"/>
            </w:pPr>
            <w:hyperlink w:anchor="defense_1">
              <w:r>
                <w:rPr>
                  <w:sz w:val="20"/>
                </w:rPr>
                <w:t>1 Statute of Limitations</w:t>
              </w:r>
            </w:hyperlink>
          </w:p>
        </w:tc>
        <w:tc>
          <w:tcPr>
            <w:tcW w:w="5083" w:type="dxa"/>
            <w:shd w:val="clear" w:color="auto" w:fill="FFFFFF"/>
            <w:tcMar>
              <w:top w:w="75" w:type="dxa"/>
              <w:left w:w="100" w:type="dxa"/>
              <w:bottom w:w="75" w:type="dxa"/>
              <w:right w:w="100" w:type="dxa"/>
            </w:tcMar>
            <w:vAlign w:val="center"/>
          </w:tcPr>
          <w:p w14:paraId="239C2C5E" w14:textId="77777777" w:rsidR="00E94995" w:rsidRDefault="00E94995">
            <w:pPr>
              <w:spacing w:after="0" w:line="240" w:lineRule="auto"/>
            </w:pPr>
            <w:hyperlink w:anchor="defense_12">
              <w:r>
                <w:rPr>
                  <w:sz w:val="20"/>
                </w:rPr>
                <w:t>12 Unconscionable Contract</w:t>
              </w:r>
            </w:hyperlink>
          </w:p>
        </w:tc>
      </w:tr>
      <w:tr w:rsidR="00E94995" w14:paraId="786B9FE8" w14:textId="77777777">
        <w:trPr>
          <w:cantSplit/>
          <w:jc w:val="center"/>
        </w:trPr>
        <w:tc>
          <w:tcPr>
            <w:tcW w:w="5083" w:type="dxa"/>
            <w:shd w:val="clear" w:color="auto" w:fill="F5F7F8"/>
            <w:tcMar>
              <w:top w:w="75" w:type="dxa"/>
              <w:left w:w="100" w:type="dxa"/>
              <w:bottom w:w="75" w:type="dxa"/>
              <w:right w:w="100" w:type="dxa"/>
            </w:tcMar>
            <w:vAlign w:val="center"/>
          </w:tcPr>
          <w:p w14:paraId="07CFAEC3" w14:textId="77777777" w:rsidR="00E94995" w:rsidRDefault="00E94995">
            <w:pPr>
              <w:spacing w:after="0" w:line="240" w:lineRule="auto"/>
            </w:pPr>
            <w:hyperlink w:anchor="defense_2">
              <w:r>
                <w:rPr>
                  <w:sz w:val="20"/>
                </w:rPr>
                <w:t>2 Ambiguity</w:t>
              </w:r>
            </w:hyperlink>
          </w:p>
        </w:tc>
        <w:tc>
          <w:tcPr>
            <w:tcW w:w="5083" w:type="dxa"/>
            <w:shd w:val="clear" w:color="auto" w:fill="F5F7F8"/>
            <w:tcMar>
              <w:top w:w="75" w:type="dxa"/>
              <w:left w:w="100" w:type="dxa"/>
              <w:bottom w:w="75" w:type="dxa"/>
              <w:right w:w="100" w:type="dxa"/>
            </w:tcMar>
            <w:vAlign w:val="center"/>
          </w:tcPr>
          <w:p w14:paraId="45701893" w14:textId="77777777" w:rsidR="00E94995" w:rsidRDefault="00E94995">
            <w:pPr>
              <w:spacing w:after="0" w:line="240" w:lineRule="auto"/>
            </w:pPr>
            <w:hyperlink w:anchor="defense_13">
              <w:r>
                <w:rPr>
                  <w:sz w:val="20"/>
                </w:rPr>
                <w:t>13 Rescission</w:t>
              </w:r>
            </w:hyperlink>
          </w:p>
        </w:tc>
      </w:tr>
      <w:tr w:rsidR="00E94995" w14:paraId="1BA46BBB" w14:textId="77777777">
        <w:trPr>
          <w:cantSplit/>
          <w:jc w:val="center"/>
        </w:trPr>
        <w:tc>
          <w:tcPr>
            <w:tcW w:w="5083" w:type="dxa"/>
            <w:shd w:val="clear" w:color="auto" w:fill="FFFFFF"/>
            <w:tcMar>
              <w:top w:w="75" w:type="dxa"/>
              <w:left w:w="100" w:type="dxa"/>
              <w:bottom w:w="75" w:type="dxa"/>
              <w:right w:w="100" w:type="dxa"/>
            </w:tcMar>
            <w:vAlign w:val="center"/>
          </w:tcPr>
          <w:p w14:paraId="53E285AF" w14:textId="77777777" w:rsidR="00E94995" w:rsidRDefault="00E94995">
            <w:pPr>
              <w:spacing w:after="0" w:line="240" w:lineRule="auto"/>
            </w:pPr>
            <w:hyperlink w:anchor="defense_3">
              <w:r>
                <w:rPr>
                  <w:sz w:val="20"/>
                </w:rPr>
                <w:t>3 Standing and Privity</w:t>
              </w:r>
            </w:hyperlink>
          </w:p>
        </w:tc>
        <w:tc>
          <w:tcPr>
            <w:tcW w:w="5083" w:type="dxa"/>
            <w:shd w:val="clear" w:color="auto" w:fill="FFFFFF"/>
            <w:tcMar>
              <w:top w:w="75" w:type="dxa"/>
              <w:left w:w="100" w:type="dxa"/>
              <w:bottom w:w="75" w:type="dxa"/>
              <w:right w:w="100" w:type="dxa"/>
            </w:tcMar>
            <w:vAlign w:val="center"/>
          </w:tcPr>
          <w:p w14:paraId="342F74E6" w14:textId="77777777" w:rsidR="00E94995" w:rsidRDefault="00E94995">
            <w:pPr>
              <w:spacing w:after="0" w:line="240" w:lineRule="auto"/>
            </w:pPr>
            <w:hyperlink w:anchor="defense_14">
              <w:r>
                <w:rPr>
                  <w:sz w:val="20"/>
                </w:rPr>
                <w:t>14 Lack of Consideration</w:t>
              </w:r>
            </w:hyperlink>
          </w:p>
        </w:tc>
      </w:tr>
      <w:tr w:rsidR="00E94995" w14:paraId="30E5046B" w14:textId="77777777">
        <w:trPr>
          <w:cantSplit/>
          <w:jc w:val="center"/>
        </w:trPr>
        <w:tc>
          <w:tcPr>
            <w:tcW w:w="5083" w:type="dxa"/>
            <w:shd w:val="clear" w:color="auto" w:fill="F5F7F8"/>
            <w:tcMar>
              <w:top w:w="75" w:type="dxa"/>
              <w:left w:w="100" w:type="dxa"/>
              <w:bottom w:w="75" w:type="dxa"/>
              <w:right w:w="100" w:type="dxa"/>
            </w:tcMar>
            <w:vAlign w:val="center"/>
          </w:tcPr>
          <w:p w14:paraId="0DC5A60D" w14:textId="77777777" w:rsidR="00E94995" w:rsidRDefault="00E94995">
            <w:pPr>
              <w:spacing w:after="0" w:line="240" w:lineRule="auto"/>
            </w:pPr>
            <w:hyperlink w:anchor="defense_4">
              <w:r>
                <w:rPr>
                  <w:sz w:val="20"/>
                </w:rPr>
                <w:t>4 Failure to State a Cause of Action</w:t>
              </w:r>
            </w:hyperlink>
          </w:p>
        </w:tc>
        <w:tc>
          <w:tcPr>
            <w:tcW w:w="5083" w:type="dxa"/>
            <w:shd w:val="clear" w:color="auto" w:fill="F5F7F8"/>
            <w:tcMar>
              <w:top w:w="75" w:type="dxa"/>
              <w:left w:w="100" w:type="dxa"/>
              <w:bottom w:w="75" w:type="dxa"/>
              <w:right w:w="100" w:type="dxa"/>
            </w:tcMar>
            <w:vAlign w:val="center"/>
          </w:tcPr>
          <w:p w14:paraId="727FEE47" w14:textId="77777777" w:rsidR="00E94995" w:rsidRDefault="00E94995">
            <w:pPr>
              <w:spacing w:after="0" w:line="240" w:lineRule="auto"/>
            </w:pPr>
            <w:hyperlink w:anchor="defense_15">
              <w:r>
                <w:rPr>
                  <w:sz w:val="20"/>
                </w:rPr>
                <w:t>15 Accord and Satisfaction</w:t>
              </w:r>
            </w:hyperlink>
          </w:p>
        </w:tc>
      </w:tr>
      <w:tr w:rsidR="00E94995" w14:paraId="608F2513" w14:textId="77777777">
        <w:trPr>
          <w:cantSplit/>
          <w:jc w:val="center"/>
        </w:trPr>
        <w:tc>
          <w:tcPr>
            <w:tcW w:w="5083" w:type="dxa"/>
            <w:shd w:val="clear" w:color="auto" w:fill="FFFFFF"/>
            <w:tcMar>
              <w:top w:w="75" w:type="dxa"/>
              <w:left w:w="100" w:type="dxa"/>
              <w:bottom w:w="75" w:type="dxa"/>
              <w:right w:w="100" w:type="dxa"/>
            </w:tcMar>
            <w:vAlign w:val="center"/>
          </w:tcPr>
          <w:p w14:paraId="5CE742A1" w14:textId="77777777" w:rsidR="00E94995" w:rsidRDefault="00E94995">
            <w:pPr>
              <w:spacing w:after="0" w:line="240" w:lineRule="auto"/>
            </w:pPr>
            <w:hyperlink w:anchor="defense_5">
              <w:r>
                <w:rPr>
                  <w:sz w:val="20"/>
                </w:rPr>
                <w:t>5 Mistake</w:t>
              </w:r>
            </w:hyperlink>
          </w:p>
        </w:tc>
        <w:tc>
          <w:tcPr>
            <w:tcW w:w="5083" w:type="dxa"/>
            <w:shd w:val="clear" w:color="auto" w:fill="FFFFFF"/>
            <w:tcMar>
              <w:top w:w="75" w:type="dxa"/>
              <w:left w:w="100" w:type="dxa"/>
              <w:bottom w:w="75" w:type="dxa"/>
              <w:right w:w="100" w:type="dxa"/>
            </w:tcMar>
            <w:vAlign w:val="center"/>
          </w:tcPr>
          <w:p w14:paraId="2EF3F873" w14:textId="77777777" w:rsidR="00E94995" w:rsidRDefault="00E94995">
            <w:pPr>
              <w:spacing w:after="0" w:line="240" w:lineRule="auto"/>
            </w:pPr>
            <w:hyperlink w:anchor="defense_16">
              <w:r>
                <w:rPr>
                  <w:sz w:val="20"/>
                </w:rPr>
                <w:t>16 Excuse or Breach of Contract</w:t>
              </w:r>
            </w:hyperlink>
          </w:p>
        </w:tc>
      </w:tr>
      <w:tr w:rsidR="00E94995" w14:paraId="1DDAD8A6" w14:textId="77777777">
        <w:trPr>
          <w:cantSplit/>
          <w:jc w:val="center"/>
        </w:trPr>
        <w:tc>
          <w:tcPr>
            <w:tcW w:w="5083" w:type="dxa"/>
            <w:shd w:val="clear" w:color="auto" w:fill="F5F7F8"/>
            <w:tcMar>
              <w:top w:w="75" w:type="dxa"/>
              <w:left w:w="100" w:type="dxa"/>
              <w:bottom w:w="75" w:type="dxa"/>
              <w:right w:w="100" w:type="dxa"/>
            </w:tcMar>
            <w:vAlign w:val="center"/>
          </w:tcPr>
          <w:p w14:paraId="6E8E26D0" w14:textId="77777777" w:rsidR="00E94995" w:rsidRDefault="00E94995">
            <w:pPr>
              <w:spacing w:after="0" w:line="240" w:lineRule="auto"/>
            </w:pPr>
            <w:hyperlink w:anchor="defense_6">
              <w:r>
                <w:rPr>
                  <w:sz w:val="20"/>
                </w:rPr>
                <w:t>6 Identity Theft</w:t>
              </w:r>
            </w:hyperlink>
          </w:p>
        </w:tc>
        <w:tc>
          <w:tcPr>
            <w:tcW w:w="5083" w:type="dxa"/>
            <w:shd w:val="clear" w:color="auto" w:fill="F5F7F8"/>
            <w:tcMar>
              <w:top w:w="75" w:type="dxa"/>
              <w:left w:w="100" w:type="dxa"/>
              <w:bottom w:w="75" w:type="dxa"/>
              <w:right w:w="100" w:type="dxa"/>
            </w:tcMar>
            <w:vAlign w:val="center"/>
          </w:tcPr>
          <w:p w14:paraId="5E73DC64" w14:textId="77777777" w:rsidR="00E94995" w:rsidRDefault="00E94995">
            <w:pPr>
              <w:spacing w:after="0" w:line="240" w:lineRule="auto"/>
            </w:pPr>
            <w:hyperlink w:anchor="defense_17">
              <w:r>
                <w:rPr>
                  <w:sz w:val="20"/>
                </w:rPr>
                <w:t>17 Capacity</w:t>
              </w:r>
            </w:hyperlink>
          </w:p>
        </w:tc>
      </w:tr>
      <w:tr w:rsidR="00E94995" w14:paraId="3E039B58" w14:textId="77777777">
        <w:trPr>
          <w:cantSplit/>
          <w:jc w:val="center"/>
        </w:trPr>
        <w:tc>
          <w:tcPr>
            <w:tcW w:w="5083" w:type="dxa"/>
            <w:shd w:val="clear" w:color="auto" w:fill="FFFFFF"/>
            <w:tcMar>
              <w:top w:w="75" w:type="dxa"/>
              <w:left w:w="100" w:type="dxa"/>
              <w:bottom w:w="75" w:type="dxa"/>
              <w:right w:w="100" w:type="dxa"/>
            </w:tcMar>
            <w:vAlign w:val="center"/>
          </w:tcPr>
          <w:p w14:paraId="6FB6167E" w14:textId="77777777" w:rsidR="00E94995" w:rsidRDefault="00E94995">
            <w:pPr>
              <w:spacing w:after="0" w:line="240" w:lineRule="auto"/>
            </w:pPr>
            <w:hyperlink w:anchor="defense_7">
              <w:r>
                <w:rPr>
                  <w:sz w:val="20"/>
                </w:rPr>
                <w:t>7 Wrong Party</w:t>
              </w:r>
            </w:hyperlink>
          </w:p>
        </w:tc>
        <w:tc>
          <w:tcPr>
            <w:tcW w:w="5083" w:type="dxa"/>
            <w:shd w:val="clear" w:color="auto" w:fill="FFFFFF"/>
            <w:tcMar>
              <w:top w:w="75" w:type="dxa"/>
              <w:left w:w="100" w:type="dxa"/>
              <w:bottom w:w="75" w:type="dxa"/>
              <w:right w:w="100" w:type="dxa"/>
            </w:tcMar>
            <w:vAlign w:val="center"/>
          </w:tcPr>
          <w:p w14:paraId="3789D6D6" w14:textId="77777777" w:rsidR="00E94995" w:rsidRDefault="00E94995">
            <w:pPr>
              <w:spacing w:after="0" w:line="240" w:lineRule="auto"/>
            </w:pPr>
            <w:hyperlink w:anchor="defense_18">
              <w:r>
                <w:rPr>
                  <w:sz w:val="20"/>
                </w:rPr>
                <w:t>18 Waiver</w:t>
              </w:r>
            </w:hyperlink>
          </w:p>
        </w:tc>
      </w:tr>
      <w:tr w:rsidR="00E94995" w14:paraId="37E76CFC" w14:textId="77777777">
        <w:trPr>
          <w:cantSplit/>
          <w:jc w:val="center"/>
        </w:trPr>
        <w:tc>
          <w:tcPr>
            <w:tcW w:w="5083" w:type="dxa"/>
            <w:shd w:val="clear" w:color="auto" w:fill="F5F7F8"/>
            <w:tcMar>
              <w:top w:w="75" w:type="dxa"/>
              <w:left w:w="100" w:type="dxa"/>
              <w:bottom w:w="75" w:type="dxa"/>
              <w:right w:w="100" w:type="dxa"/>
            </w:tcMar>
            <w:vAlign w:val="center"/>
          </w:tcPr>
          <w:p w14:paraId="2B6B6360" w14:textId="77777777" w:rsidR="00E94995" w:rsidRDefault="00E94995">
            <w:pPr>
              <w:spacing w:after="0" w:line="240" w:lineRule="auto"/>
            </w:pPr>
            <w:hyperlink w:anchor="defense_8">
              <w:r>
                <w:rPr>
                  <w:sz w:val="20"/>
                </w:rPr>
                <w:t>8 Laches</w:t>
              </w:r>
            </w:hyperlink>
          </w:p>
        </w:tc>
        <w:tc>
          <w:tcPr>
            <w:tcW w:w="5083" w:type="dxa"/>
            <w:shd w:val="clear" w:color="auto" w:fill="F5F7F8"/>
            <w:tcMar>
              <w:top w:w="75" w:type="dxa"/>
              <w:left w:w="100" w:type="dxa"/>
              <w:bottom w:w="75" w:type="dxa"/>
              <w:right w:w="100" w:type="dxa"/>
            </w:tcMar>
            <w:vAlign w:val="center"/>
          </w:tcPr>
          <w:p w14:paraId="51D01CA3" w14:textId="77777777" w:rsidR="00E94995" w:rsidRDefault="00E94995">
            <w:pPr>
              <w:spacing w:after="0" w:line="240" w:lineRule="auto"/>
            </w:pPr>
            <w:hyperlink w:anchor="defense_19">
              <w:r>
                <w:rPr>
                  <w:sz w:val="20"/>
                </w:rPr>
                <w:t>19 Oral Modification</w:t>
              </w:r>
            </w:hyperlink>
          </w:p>
        </w:tc>
      </w:tr>
      <w:tr w:rsidR="00E94995" w14:paraId="30FA0A73" w14:textId="77777777">
        <w:trPr>
          <w:cantSplit/>
          <w:jc w:val="center"/>
        </w:trPr>
        <w:tc>
          <w:tcPr>
            <w:tcW w:w="5083" w:type="dxa"/>
            <w:shd w:val="clear" w:color="auto" w:fill="FFFFFF"/>
            <w:tcMar>
              <w:top w:w="75" w:type="dxa"/>
              <w:left w:w="100" w:type="dxa"/>
              <w:bottom w:w="75" w:type="dxa"/>
              <w:right w:w="100" w:type="dxa"/>
            </w:tcMar>
            <w:vAlign w:val="center"/>
          </w:tcPr>
          <w:p w14:paraId="444CDC3C" w14:textId="77777777" w:rsidR="00E94995" w:rsidRDefault="00E94995">
            <w:pPr>
              <w:spacing w:after="0" w:line="240" w:lineRule="auto"/>
            </w:pPr>
            <w:hyperlink w:anchor="defense_9">
              <w:r>
                <w:rPr>
                  <w:sz w:val="20"/>
                </w:rPr>
                <w:t>9 Fraud Misrepresentation and Concealment</w:t>
              </w:r>
            </w:hyperlink>
          </w:p>
        </w:tc>
        <w:tc>
          <w:tcPr>
            <w:tcW w:w="5083" w:type="dxa"/>
            <w:shd w:val="clear" w:color="auto" w:fill="FFFFFF"/>
            <w:tcMar>
              <w:top w:w="75" w:type="dxa"/>
              <w:left w:w="100" w:type="dxa"/>
              <w:bottom w:w="75" w:type="dxa"/>
              <w:right w:w="100" w:type="dxa"/>
            </w:tcMar>
            <w:vAlign w:val="center"/>
          </w:tcPr>
          <w:p w14:paraId="53A9B7B9" w14:textId="77777777" w:rsidR="00E94995" w:rsidRDefault="00E94995">
            <w:pPr>
              <w:spacing w:after="0" w:line="240" w:lineRule="auto"/>
            </w:pPr>
            <w:hyperlink w:anchor="defense_20">
              <w:r>
                <w:rPr>
                  <w:sz w:val="20"/>
                </w:rPr>
                <w:t>20 Tender of Payment</w:t>
              </w:r>
            </w:hyperlink>
          </w:p>
        </w:tc>
      </w:tr>
      <w:tr w:rsidR="00E94995" w14:paraId="2B9DD81A" w14:textId="77777777">
        <w:trPr>
          <w:cantSplit/>
          <w:jc w:val="center"/>
        </w:trPr>
        <w:tc>
          <w:tcPr>
            <w:tcW w:w="5083" w:type="dxa"/>
            <w:shd w:val="clear" w:color="auto" w:fill="F5F7F8"/>
            <w:tcMar>
              <w:top w:w="75" w:type="dxa"/>
              <w:left w:w="100" w:type="dxa"/>
              <w:bottom w:w="75" w:type="dxa"/>
              <w:right w:w="100" w:type="dxa"/>
            </w:tcMar>
            <w:vAlign w:val="center"/>
          </w:tcPr>
          <w:p w14:paraId="036FBA3E" w14:textId="77777777" w:rsidR="00E94995" w:rsidRDefault="00E94995">
            <w:pPr>
              <w:spacing w:after="0" w:line="240" w:lineRule="auto"/>
            </w:pPr>
            <w:hyperlink w:anchor="defense_10">
              <w:r>
                <w:rPr>
                  <w:sz w:val="20"/>
                </w:rPr>
                <w:t>10 Failure to Mitigate</w:t>
              </w:r>
            </w:hyperlink>
          </w:p>
        </w:tc>
        <w:tc>
          <w:tcPr>
            <w:tcW w:w="5083" w:type="dxa"/>
            <w:shd w:val="clear" w:color="auto" w:fill="F5F7F8"/>
            <w:tcMar>
              <w:top w:w="75" w:type="dxa"/>
              <w:left w:w="100" w:type="dxa"/>
              <w:bottom w:w="75" w:type="dxa"/>
              <w:right w:w="100" w:type="dxa"/>
            </w:tcMar>
            <w:vAlign w:val="center"/>
          </w:tcPr>
          <w:p w14:paraId="7048958B" w14:textId="77777777" w:rsidR="00E94995" w:rsidRDefault="00E94995">
            <w:pPr>
              <w:spacing w:after="0" w:line="240" w:lineRule="auto"/>
            </w:pPr>
            <w:hyperlink w:anchor="defense_21">
              <w:r>
                <w:rPr>
                  <w:sz w:val="20"/>
                </w:rPr>
                <w:t>21 Violation of Civil Code Section 1632 Regarding Language</w:t>
              </w:r>
            </w:hyperlink>
          </w:p>
        </w:tc>
      </w:tr>
      <w:tr w:rsidR="00E94995" w14:paraId="68002000" w14:textId="77777777">
        <w:trPr>
          <w:cantSplit/>
          <w:jc w:val="center"/>
        </w:trPr>
        <w:tc>
          <w:tcPr>
            <w:tcW w:w="5083" w:type="dxa"/>
            <w:shd w:val="clear" w:color="auto" w:fill="FFFFFF"/>
            <w:tcMar>
              <w:top w:w="75" w:type="dxa"/>
              <w:left w:w="100" w:type="dxa"/>
              <w:bottom w:w="75" w:type="dxa"/>
              <w:right w:w="100" w:type="dxa"/>
            </w:tcMar>
            <w:vAlign w:val="center"/>
          </w:tcPr>
          <w:p w14:paraId="617838C8" w14:textId="77777777" w:rsidR="00E94995" w:rsidRDefault="00E94995">
            <w:pPr>
              <w:spacing w:after="0" w:line="240" w:lineRule="auto"/>
            </w:pPr>
            <w:hyperlink w:anchor="defense_11">
              <w:r>
                <w:rPr>
                  <w:sz w:val="20"/>
                </w:rPr>
                <w:t>11 Common Counts Only</w:t>
              </w:r>
            </w:hyperlink>
          </w:p>
        </w:tc>
        <w:tc>
          <w:tcPr>
            <w:tcW w:w="5083" w:type="dxa"/>
            <w:shd w:val="clear" w:color="auto" w:fill="FFFFFF"/>
            <w:tcMar>
              <w:top w:w="75" w:type="dxa"/>
              <w:left w:w="100" w:type="dxa"/>
              <w:bottom w:w="75" w:type="dxa"/>
              <w:right w:w="100" w:type="dxa"/>
            </w:tcMar>
            <w:vAlign w:val="center"/>
          </w:tcPr>
          <w:p w14:paraId="5C273A9A" w14:textId="77777777" w:rsidR="00E94995" w:rsidRDefault="00E94995">
            <w:pPr>
              <w:spacing w:after="0" w:line="240" w:lineRule="auto"/>
            </w:pPr>
          </w:p>
        </w:tc>
      </w:tr>
    </w:tbl>
    <w:p w14:paraId="67D89C14" w14:textId="77777777" w:rsidR="00E94995" w:rsidRDefault="00E94995">
      <w:pPr>
        <w:spacing w:after="0" w:line="40" w:lineRule="exact"/>
      </w:pPr>
    </w:p>
    <w:p w14:paraId="7BE8A3AC" w14:textId="77777777" w:rsidR="00E94995" w:rsidRDefault="00000000">
      <w:pPr>
        <w:pStyle w:val="Heading1"/>
        <w:pageBreakBefore/>
      </w:pPr>
      <w:bookmarkStart w:id="2" w:name="defense_1"/>
      <w:bookmarkStart w:id="3" w:name="_Toc243890402"/>
      <w:r>
        <w:lastRenderedPageBreak/>
        <w:t>1 Statute of Limitations</w:t>
      </w:r>
      <w:bookmarkEnd w:id="2"/>
      <w:bookmarkEnd w:id="3"/>
    </w:p>
    <w:p w14:paraId="26DBF9B8" w14:textId="0853CF13" w:rsidR="00E94995" w:rsidRDefault="00000000">
      <w:pPr>
        <w:pStyle w:val="Heading2"/>
      </w:pPr>
      <w:bookmarkStart w:id="4" w:name="_Toc243890403"/>
      <w:r>
        <w:t>General explanation</w:t>
      </w:r>
      <w:r w:rsidR="005B6D16">
        <w:t xml:space="preserve"> (show to everyone)</w:t>
      </w:r>
      <w:r w:rsidR="00AB0B61">
        <w:rPr>
          <w:rStyle w:val="FootnoteReference"/>
        </w:rPr>
        <w:footnoteReference w:id="1"/>
      </w:r>
      <w:bookmarkEnd w:id="4"/>
    </w:p>
    <w:p w14:paraId="6007C19D" w14:textId="1B0F1BAF" w:rsidR="00E94995" w:rsidRDefault="00000000" w:rsidP="00961276">
      <w:pPr>
        <w:ind w:left="720"/>
      </w:pPr>
      <w:r>
        <w:t>“Statute of limitations</w:t>
      </w:r>
      <w:ins w:id="5" w:author="HUNG - FRANCES" w:date="2026-10-23T15:09:00Z" w16du:dateUtc="2026-10-23T22:09:00Z">
        <w:r w:rsidR="00B3788E">
          <w:t xml:space="preserve"> </w:t>
        </w:r>
      </w:ins>
      <w:r>
        <w:t>is a rule that says if [PLAINTIFF] waits too long, they cannot sue you. The maximum length of time they can wait varies from 2 to 6 years, depending on which state’s law applies. But this defense may be preserved in an answer if [PLAINTIFF] files a complaint more than or equal to a year after your last payment.”</w:t>
      </w:r>
    </w:p>
    <w:p w14:paraId="249B7F99" w14:textId="00BD437B" w:rsidR="00E94995" w:rsidRDefault="00000000" w:rsidP="00961276">
      <w:pPr>
        <w:ind w:left="720"/>
      </w:pPr>
      <w:r>
        <w:rPr>
          <w:b/>
        </w:rPr>
        <w:t xml:space="preserve">If the plaintiff is a debt buyer, use the Debt buyer path. If the plaintiff is the original creditor, use Original creditor timing. If the plaintiff type is unresolved, continue to </w:t>
      </w:r>
      <w:r w:rsidR="008D6306">
        <w:rPr>
          <w:b/>
        </w:rPr>
        <w:t>“</w:t>
      </w:r>
      <w:r>
        <w:rPr>
          <w:b/>
        </w:rPr>
        <w:t>Clarify an unresolved answer.</w:t>
      </w:r>
      <w:r w:rsidR="008D6306">
        <w:rPr>
          <w:b/>
        </w:rPr>
        <w:t>”</w:t>
      </w:r>
    </w:p>
    <w:p w14:paraId="7C7AE912" w14:textId="3A371E49" w:rsidR="00E94995" w:rsidRDefault="00000000">
      <w:pPr>
        <w:pStyle w:val="Heading2"/>
      </w:pPr>
      <w:bookmarkStart w:id="6" w:name="_Toc243890404"/>
      <w:r>
        <w:t>Debt buyer path</w:t>
      </w:r>
      <w:r w:rsidR="004947C7">
        <w:t xml:space="preserve"> (plaintiff = debt buyer)</w:t>
      </w:r>
      <w:r w:rsidR="00AB0B61">
        <w:rPr>
          <w:rStyle w:val="FootnoteReference"/>
        </w:rPr>
        <w:footnoteReference w:id="2"/>
      </w:r>
      <w:bookmarkEnd w:id="6"/>
    </w:p>
    <w:p w14:paraId="124C453D" w14:textId="77777777" w:rsidR="00E94995" w:rsidRDefault="00000000" w:rsidP="00961276">
      <w:pPr>
        <w:keepNext/>
        <w:ind w:left="720"/>
      </w:pPr>
      <w:r>
        <w:t>“But because debt buyers often don't have records of a last payment to the original creditor, statute of limitations still often works as a defense. Litigants often check off the statute of limitations defense to preserve it, even if their last payment doesn't fall outside the specific state's rule.”</w:t>
      </w:r>
    </w:p>
    <w:p w14:paraId="1308E5A4" w14:textId="43C90361" w:rsidR="00E94995" w:rsidRDefault="00000000" w:rsidP="00961276">
      <w:pPr>
        <w:ind w:left="720"/>
      </w:pPr>
      <w:r>
        <w:rPr>
          <w:b/>
        </w:rPr>
        <w:t xml:space="preserve">Continue directly to </w:t>
      </w:r>
      <w:r w:rsidR="008D6306">
        <w:rPr>
          <w:b/>
        </w:rPr>
        <w:t>“</w:t>
      </w:r>
      <w:r>
        <w:rPr>
          <w:b/>
        </w:rPr>
        <w:t>Checkbox guidance</w:t>
      </w:r>
      <w:r w:rsidR="008D6306">
        <w:rPr>
          <w:b/>
        </w:rPr>
        <w:t>”</w:t>
      </w:r>
      <w:r>
        <w:rPr>
          <w:b/>
        </w:rPr>
        <w:t xml:space="preserve"> and then </w:t>
      </w:r>
      <w:r w:rsidR="008D6306">
        <w:rPr>
          <w:b/>
        </w:rPr>
        <w:t>“</w:t>
      </w:r>
      <w:r>
        <w:rPr>
          <w:b/>
        </w:rPr>
        <w:t>Confirm selections.</w:t>
      </w:r>
      <w:r w:rsidR="008D6306">
        <w:rPr>
          <w:b/>
        </w:rPr>
        <w:t>”</w:t>
      </w:r>
      <w:r>
        <w:rPr>
          <w:b/>
        </w:rPr>
        <w:t xml:space="preserve"> Skip </w:t>
      </w:r>
      <w:r w:rsidR="008D6306">
        <w:rPr>
          <w:b/>
        </w:rPr>
        <w:t>“</w:t>
      </w:r>
      <w:r>
        <w:rPr>
          <w:b/>
        </w:rPr>
        <w:t>Original creditor timing</w:t>
      </w:r>
      <w:r w:rsidR="008D6306">
        <w:rPr>
          <w:b/>
        </w:rPr>
        <w:t>”</w:t>
      </w:r>
      <w:r>
        <w:rPr>
          <w:b/>
        </w:rPr>
        <w:t xml:space="preserve"> and </w:t>
      </w:r>
      <w:r w:rsidR="008D6306">
        <w:rPr>
          <w:b/>
        </w:rPr>
        <w:t>“</w:t>
      </w:r>
      <w:r>
        <w:rPr>
          <w:b/>
        </w:rPr>
        <w:t>Original creditor results.</w:t>
      </w:r>
      <w:r w:rsidR="008D6306">
        <w:rPr>
          <w:b/>
        </w:rPr>
        <w:t>”</w:t>
      </w:r>
    </w:p>
    <w:p w14:paraId="575E8C0F" w14:textId="12604E9D" w:rsidR="00E94995" w:rsidRDefault="00000000">
      <w:pPr>
        <w:pStyle w:val="Heading2"/>
      </w:pPr>
      <w:bookmarkStart w:id="7" w:name="_Toc243890405"/>
      <w:r>
        <w:t>Original creditor timing</w:t>
      </w:r>
      <w:r w:rsidR="004947C7">
        <w:t xml:space="preserve"> (plaintiff = original creditor)</w:t>
      </w:r>
      <w:r w:rsidR="00AB0B61">
        <w:rPr>
          <w:rStyle w:val="FootnoteReference"/>
        </w:rPr>
        <w:footnoteReference w:id="3"/>
      </w:r>
      <w:bookmarkEnd w:id="7"/>
    </w:p>
    <w:p w14:paraId="6130003A" w14:textId="77777777" w:rsidR="00E94995" w:rsidRDefault="00000000">
      <w:pPr>
        <w:keepNext/>
      </w:pPr>
      <w:r>
        <w:rPr>
          <w:b/>
        </w:rPr>
        <w:t>Use this step only if the plaintiff is the original creditor.</w:t>
      </w:r>
    </w:p>
    <w:p w14:paraId="098596AD" w14:textId="4C7C2B57" w:rsidR="00E94995" w:rsidRDefault="00000000">
      <w:pPr>
        <w:keepNext/>
      </w:pPr>
      <w:r>
        <w:rPr>
          <w:b/>
        </w:rPr>
        <w:t>If the complaint includes a last payment date</w:t>
      </w:r>
      <w:r w:rsidR="00AB0B61">
        <w:rPr>
          <w:rStyle w:val="FootnoteReference"/>
          <w:b/>
        </w:rPr>
        <w:footnoteReference w:id="4"/>
      </w:r>
      <w:r>
        <w:rPr>
          <w:b/>
        </w:rPr>
        <w:t>:</w:t>
      </w:r>
    </w:p>
    <w:p w14:paraId="64F22A03" w14:textId="77777777" w:rsidR="00E94995" w:rsidRDefault="00000000" w:rsidP="00961276">
      <w:pPr>
        <w:ind w:left="720"/>
      </w:pPr>
      <w:r>
        <w:t>“The complaint lists your last payment as [LAST.PAYMENT.DATE], about [months between that payment and filing] months before it was filed.”</w:t>
      </w:r>
    </w:p>
    <w:p w14:paraId="394293A6" w14:textId="06F324D5" w:rsidR="00E94995" w:rsidRDefault="00000000" w:rsidP="004947C7">
      <w:pPr>
        <w:keepNext/>
        <w:ind w:left="720"/>
      </w:pPr>
      <w:r>
        <w:rPr>
          <w:b/>
        </w:rPr>
        <w:t>Ask:</w:t>
      </w:r>
      <w:r w:rsidR="0044423F">
        <w:rPr>
          <w:rStyle w:val="FootnoteReference"/>
          <w:b/>
        </w:rPr>
        <w:footnoteReference w:id="5"/>
      </w:r>
    </w:p>
    <w:p w14:paraId="4A2729FC" w14:textId="77777777" w:rsidR="00E94995" w:rsidRDefault="00000000" w:rsidP="004947C7">
      <w:pPr>
        <w:ind w:left="720"/>
      </w:pPr>
      <w:r>
        <w:t>“Do you agree with the last payment date in the complaint?”</w:t>
      </w:r>
    </w:p>
    <w:p w14:paraId="5B828ADA" w14:textId="77777777" w:rsidR="00E94995" w:rsidRDefault="00000000" w:rsidP="004947C7">
      <w:pPr>
        <w:keepNext/>
        <w:ind w:left="720"/>
      </w:pPr>
      <w:r>
        <w:rPr>
          <w:b/>
        </w:rPr>
        <w:t>If Yes:</w:t>
      </w:r>
    </w:p>
    <w:p w14:paraId="3A15B306" w14:textId="77777777" w:rsidR="00E94995" w:rsidRDefault="00000000" w:rsidP="004947C7">
      <w:pPr>
        <w:keepNext/>
        <w:ind w:left="1440"/>
      </w:pPr>
      <w:r>
        <w:t>“You agree with the complaint that your last payment was [months between that payment and filing] months before the complaint was filed.”</w:t>
      </w:r>
    </w:p>
    <w:p w14:paraId="6D81C13F" w14:textId="4D301A40" w:rsidR="00E94995" w:rsidRDefault="00000000" w:rsidP="004947C7">
      <w:pPr>
        <w:ind w:left="1440"/>
      </w:pPr>
      <w:r>
        <w:rPr>
          <w:b/>
        </w:rPr>
        <w:t>Use the agreed last payment date to determine whether the payment was a year or more before filing, or less than a year before filing.</w:t>
      </w:r>
      <w:r w:rsidR="008D6306">
        <w:rPr>
          <w:rStyle w:val="FootnoteReference"/>
          <w:b/>
        </w:rPr>
        <w:footnoteReference w:id="6"/>
      </w:r>
      <w:r>
        <w:rPr>
          <w:b/>
        </w:rPr>
        <w:t xml:space="preserve"> Continue to </w:t>
      </w:r>
      <w:r w:rsidR="008D6306">
        <w:rPr>
          <w:b/>
        </w:rPr>
        <w:t>“</w:t>
      </w:r>
      <w:r>
        <w:rPr>
          <w:b/>
        </w:rPr>
        <w:t>Original creditor results.</w:t>
      </w:r>
      <w:r w:rsidR="008D6306">
        <w:rPr>
          <w:b/>
        </w:rPr>
        <w:t>”</w:t>
      </w:r>
    </w:p>
    <w:p w14:paraId="25DF8673" w14:textId="77777777" w:rsidR="00E94995" w:rsidRDefault="00000000" w:rsidP="004947C7">
      <w:pPr>
        <w:keepNext/>
        <w:ind w:left="720"/>
      </w:pPr>
      <w:r>
        <w:rPr>
          <w:b/>
        </w:rPr>
        <w:t>If No:</w:t>
      </w:r>
    </w:p>
    <w:p w14:paraId="0B35A74C" w14:textId="02019A9C" w:rsidR="00E94995" w:rsidRDefault="00000000" w:rsidP="004947C7">
      <w:pPr>
        <w:ind w:left="720" w:firstLine="720"/>
      </w:pPr>
      <w:r>
        <w:rPr>
          <w:b/>
        </w:rPr>
        <w:t xml:space="preserve">Continue to </w:t>
      </w:r>
      <w:r w:rsidR="008D6306">
        <w:rPr>
          <w:b/>
        </w:rPr>
        <w:t>“</w:t>
      </w:r>
      <w:r>
        <w:rPr>
          <w:b/>
        </w:rPr>
        <w:t>Ask about payment timing.</w:t>
      </w:r>
      <w:r w:rsidR="008D6306">
        <w:rPr>
          <w:b/>
        </w:rPr>
        <w:t>”</w:t>
      </w:r>
    </w:p>
    <w:p w14:paraId="245FC6F5" w14:textId="77777777" w:rsidR="00E94995" w:rsidRDefault="00000000" w:rsidP="004947C7">
      <w:pPr>
        <w:keepNext/>
        <w:ind w:left="720"/>
      </w:pPr>
      <w:r>
        <w:rPr>
          <w:b/>
        </w:rPr>
        <w:t>If Not sure:</w:t>
      </w:r>
    </w:p>
    <w:p w14:paraId="09606F43" w14:textId="77777777" w:rsidR="00E94995" w:rsidRDefault="00000000" w:rsidP="004947C7">
      <w:pPr>
        <w:keepNext/>
        <w:ind w:left="1440"/>
      </w:pPr>
      <w:r>
        <w:t>“You’re not sure how much time passed between your last payment and [PLAINTIFF] filing a complaint. If the complaint does not give the correct last payment date, your bank records, payment confirmations, or account history may help you estimate when you last paid.”</w:t>
      </w:r>
    </w:p>
    <w:p w14:paraId="5399110A" w14:textId="621B5355" w:rsidR="00E94995" w:rsidRDefault="00000000" w:rsidP="004947C7">
      <w:pPr>
        <w:ind w:left="1440"/>
      </w:pPr>
      <w:r>
        <w:rPr>
          <w:b/>
        </w:rPr>
        <w:t xml:space="preserve">Continue to </w:t>
      </w:r>
      <w:r w:rsidR="008D6306">
        <w:rPr>
          <w:b/>
        </w:rPr>
        <w:t>“</w:t>
      </w:r>
      <w:r>
        <w:rPr>
          <w:b/>
        </w:rPr>
        <w:t>Ask about payment timing.</w:t>
      </w:r>
      <w:r w:rsidR="008D6306">
        <w:rPr>
          <w:b/>
        </w:rPr>
        <w:t>”</w:t>
      </w:r>
    </w:p>
    <w:p w14:paraId="322F9336" w14:textId="34F4B037" w:rsidR="00E94995" w:rsidRDefault="00000000">
      <w:pPr>
        <w:keepNext/>
      </w:pPr>
      <w:r>
        <w:rPr>
          <w:b/>
        </w:rPr>
        <w:lastRenderedPageBreak/>
        <w:t>If the complaint does not include a last payment date:</w:t>
      </w:r>
      <w:r w:rsidR="000B0D05">
        <w:rPr>
          <w:rStyle w:val="FootnoteReference"/>
          <w:b/>
        </w:rPr>
        <w:footnoteReference w:id="7"/>
      </w:r>
    </w:p>
    <w:p w14:paraId="662F4BA4" w14:textId="77777777" w:rsidR="00E94995" w:rsidRDefault="00000000" w:rsidP="00961276">
      <w:pPr>
        <w:keepNext/>
        <w:ind w:left="720"/>
      </w:pPr>
      <w:r>
        <w:t>“The complaint did not appear to include the last payment date. If the complaint does not give the correct last payment date, your bank records, payment confirmations, or account history may help you estimate when you last paid.”</w:t>
      </w:r>
    </w:p>
    <w:p w14:paraId="3F75C84A" w14:textId="64625678" w:rsidR="00E94995" w:rsidRDefault="00000000">
      <w:r>
        <w:rPr>
          <w:b/>
        </w:rPr>
        <w:t xml:space="preserve">Continue to </w:t>
      </w:r>
      <w:r w:rsidR="000B0D05">
        <w:rPr>
          <w:b/>
        </w:rPr>
        <w:t>“</w:t>
      </w:r>
      <w:r>
        <w:rPr>
          <w:b/>
        </w:rPr>
        <w:t>Ask about payment timing.</w:t>
      </w:r>
      <w:r w:rsidR="000B0D05">
        <w:rPr>
          <w:b/>
        </w:rPr>
        <w:t>”</w:t>
      </w:r>
    </w:p>
    <w:p w14:paraId="2491A670" w14:textId="42BFB42E" w:rsidR="00E94995" w:rsidRDefault="00000000">
      <w:pPr>
        <w:pStyle w:val="Heading2"/>
      </w:pPr>
      <w:bookmarkStart w:id="8" w:name="_Toc243890406"/>
      <w:r>
        <w:t>Ask about payment timing</w:t>
      </w:r>
      <w:r w:rsidR="000B0D05">
        <w:rPr>
          <w:rStyle w:val="FootnoteReference"/>
        </w:rPr>
        <w:footnoteReference w:id="8"/>
      </w:r>
      <w:bookmarkEnd w:id="8"/>
    </w:p>
    <w:p w14:paraId="02AACB37" w14:textId="5A871F11" w:rsidR="00E94995" w:rsidRDefault="00000000">
      <w:pPr>
        <w:keepNext/>
      </w:pPr>
      <w:r>
        <w:rPr>
          <w:b/>
        </w:rPr>
        <w:t>Ask:</w:t>
      </w:r>
      <w:r w:rsidR="0044423F" w:rsidRPr="0044423F">
        <w:rPr>
          <w:rStyle w:val="FootnoteReference"/>
          <w:b/>
        </w:rPr>
        <w:t xml:space="preserve"> </w:t>
      </w:r>
      <w:r w:rsidR="0044423F">
        <w:rPr>
          <w:rStyle w:val="FootnoteReference"/>
          <w:b/>
        </w:rPr>
        <w:footnoteReference w:id="9"/>
      </w:r>
    </w:p>
    <w:p w14:paraId="6D42BD1E" w14:textId="77777777" w:rsidR="00E94995" w:rsidRDefault="00000000">
      <w:r>
        <w:t>“Was your last payment a year or more before the complaint was filed?”</w:t>
      </w:r>
    </w:p>
    <w:p w14:paraId="345E1453" w14:textId="77777777" w:rsidR="00E94995" w:rsidRDefault="00000000" w:rsidP="004947C7">
      <w:pPr>
        <w:keepNext/>
        <w:ind w:left="720"/>
      </w:pPr>
      <w:r>
        <w:rPr>
          <w:b/>
        </w:rPr>
        <w:t>If Yes:</w:t>
      </w:r>
    </w:p>
    <w:p w14:paraId="183E7844" w14:textId="77777777" w:rsidR="00E94995" w:rsidRDefault="00000000" w:rsidP="000B0D05">
      <w:pPr>
        <w:ind w:left="720" w:firstLine="720"/>
      </w:pPr>
      <w:r>
        <w:t>“You said your last payment was a year or more before [PLAINTIFF] filed the complaint.”</w:t>
      </w:r>
    </w:p>
    <w:p w14:paraId="2F988073" w14:textId="77777777" w:rsidR="00E94995" w:rsidRDefault="00000000" w:rsidP="004947C7">
      <w:pPr>
        <w:keepNext/>
        <w:ind w:left="720"/>
      </w:pPr>
      <w:r>
        <w:rPr>
          <w:b/>
        </w:rPr>
        <w:t>If No:</w:t>
      </w:r>
    </w:p>
    <w:p w14:paraId="08849B04" w14:textId="77777777" w:rsidR="00E94995" w:rsidRDefault="00000000" w:rsidP="000B0D05">
      <w:pPr>
        <w:ind w:left="720" w:firstLine="720"/>
      </w:pPr>
      <w:r>
        <w:t>“You said your last payment was less than a year before [PLAINTIFF] filed the complaint.”</w:t>
      </w:r>
    </w:p>
    <w:p w14:paraId="623B96C2" w14:textId="77777777" w:rsidR="00E94995" w:rsidRDefault="00000000" w:rsidP="004947C7">
      <w:pPr>
        <w:keepNext/>
        <w:ind w:left="720"/>
      </w:pPr>
      <w:r>
        <w:rPr>
          <w:b/>
        </w:rPr>
        <w:t>If Not sure:</w:t>
      </w:r>
    </w:p>
    <w:p w14:paraId="2313740F" w14:textId="77777777" w:rsidR="00E94995" w:rsidRDefault="00000000" w:rsidP="000B0D05">
      <w:pPr>
        <w:keepNext/>
        <w:ind w:left="1440"/>
      </w:pPr>
      <w:r>
        <w:t>“You’re not sure whether your last payment was more or less than a year before [PLAINTIFF] filed the complaint.”</w:t>
      </w:r>
    </w:p>
    <w:p w14:paraId="3C582649" w14:textId="10214317" w:rsidR="00E94995" w:rsidRDefault="00000000" w:rsidP="004947C7">
      <w:pPr>
        <w:ind w:left="720"/>
      </w:pPr>
      <w:r>
        <w:rPr>
          <w:b/>
        </w:rPr>
        <w:t xml:space="preserve">Record the answer and continue to </w:t>
      </w:r>
      <w:r w:rsidR="000B0D05">
        <w:rPr>
          <w:b/>
        </w:rPr>
        <w:t>“</w:t>
      </w:r>
      <w:r>
        <w:rPr>
          <w:b/>
        </w:rPr>
        <w:t>Original creditor results.</w:t>
      </w:r>
      <w:r w:rsidR="000B0D05">
        <w:rPr>
          <w:b/>
        </w:rPr>
        <w:t>”</w:t>
      </w:r>
      <w:r>
        <w:rPr>
          <w:b/>
        </w:rPr>
        <w:t xml:space="preserve"> </w:t>
      </w:r>
    </w:p>
    <w:p w14:paraId="1CC19943" w14:textId="4A5D2BC7" w:rsidR="00E94995" w:rsidRDefault="00000000">
      <w:pPr>
        <w:pStyle w:val="Heading2"/>
      </w:pPr>
      <w:bookmarkStart w:id="9" w:name="_Toc243890407"/>
      <w:r>
        <w:t>Original creditor results</w:t>
      </w:r>
      <w:r w:rsidR="0044423F">
        <w:rPr>
          <w:rStyle w:val="FootnoteReference"/>
        </w:rPr>
        <w:footnoteReference w:id="10"/>
      </w:r>
      <w:bookmarkEnd w:id="9"/>
    </w:p>
    <w:p w14:paraId="4A21518B" w14:textId="2B5642A7" w:rsidR="00E94995" w:rsidRDefault="00000000">
      <w:pPr>
        <w:keepNext/>
      </w:pPr>
      <w:r>
        <w:rPr>
          <w:b/>
        </w:rPr>
        <w:t>If the last payment was less than a year before the complaint was filed</w:t>
      </w:r>
      <w:r w:rsidR="0039685E">
        <w:rPr>
          <w:b/>
        </w:rPr>
        <w:t>:</w:t>
      </w:r>
      <w:r w:rsidR="0044423F">
        <w:rPr>
          <w:rStyle w:val="FootnoteReference"/>
          <w:b/>
        </w:rPr>
        <w:footnoteReference w:id="11"/>
      </w:r>
    </w:p>
    <w:p w14:paraId="7B420FCB" w14:textId="77777777" w:rsidR="00E94995" w:rsidRDefault="00000000" w:rsidP="000B0D05">
      <w:pPr>
        <w:keepNext/>
        <w:ind w:left="720"/>
      </w:pPr>
      <w:r>
        <w:t>“This defense does not apply if you’re certain your last payment to [PLAINTIFF] was less than one year before the complaint was filed.”</w:t>
      </w:r>
    </w:p>
    <w:p w14:paraId="3064D7D5" w14:textId="7A076525" w:rsidR="00E94995" w:rsidRDefault="00000000" w:rsidP="000B0D05">
      <w:pPr>
        <w:ind w:left="720"/>
      </w:pPr>
      <w:r>
        <w:rPr>
          <w:b/>
        </w:rPr>
        <w:t xml:space="preserve">Finish this defense. Skip </w:t>
      </w:r>
      <w:r w:rsidR="0044423F">
        <w:rPr>
          <w:b/>
        </w:rPr>
        <w:t>“</w:t>
      </w:r>
      <w:r>
        <w:rPr>
          <w:b/>
        </w:rPr>
        <w:t>Checkbox guidance</w:t>
      </w:r>
      <w:r w:rsidR="0044423F">
        <w:rPr>
          <w:b/>
        </w:rPr>
        <w:t>”</w:t>
      </w:r>
      <w:r>
        <w:rPr>
          <w:b/>
        </w:rPr>
        <w:t xml:space="preserve"> and </w:t>
      </w:r>
      <w:r w:rsidR="0044423F">
        <w:rPr>
          <w:b/>
        </w:rPr>
        <w:t>“</w:t>
      </w:r>
      <w:r>
        <w:rPr>
          <w:b/>
        </w:rPr>
        <w:t>Confirm selections.</w:t>
      </w:r>
      <w:r w:rsidR="0044423F">
        <w:rPr>
          <w:b/>
        </w:rPr>
        <w:t>”</w:t>
      </w:r>
    </w:p>
    <w:p w14:paraId="27B8CE3D" w14:textId="2747D111" w:rsidR="00E94995" w:rsidRDefault="00000000">
      <w:pPr>
        <w:keepNext/>
      </w:pPr>
      <w:r>
        <w:rPr>
          <w:b/>
        </w:rPr>
        <w:t>If the last payment was a year or more before filing OR the user is Not sure:</w:t>
      </w:r>
      <w:r w:rsidR="0039685E">
        <w:rPr>
          <w:rStyle w:val="FootnoteReference"/>
          <w:b/>
        </w:rPr>
        <w:footnoteReference w:id="12"/>
      </w:r>
    </w:p>
    <w:p w14:paraId="77CCB50D" w14:textId="77777777" w:rsidR="00E94995" w:rsidRDefault="00000000" w:rsidP="000B0D05">
      <w:pPr>
        <w:keepNext/>
        <w:ind w:left="720"/>
      </w:pPr>
      <w:r>
        <w:t>“Original creditors have records on when your last payment to them was. But if litigants think there’s even a small chance that their last payment was a year or more before the complaint was filed, they still often check this off to preserve the defense. You think your last payment could be a year or more before the complaint was filed.”</w:t>
      </w:r>
    </w:p>
    <w:p w14:paraId="034AAB16" w14:textId="011C76C0" w:rsidR="00E94995" w:rsidRDefault="00D41284" w:rsidP="000B0D05">
      <w:pPr>
        <w:ind w:left="720"/>
      </w:pPr>
      <w:r>
        <w:rPr>
          <w:b/>
        </w:rPr>
        <w:t xml:space="preserve">Ask about this checkbox. Continue to </w:t>
      </w:r>
      <w:r w:rsidR="0044423F">
        <w:rPr>
          <w:b/>
        </w:rPr>
        <w:t>“</w:t>
      </w:r>
      <w:r>
        <w:rPr>
          <w:b/>
        </w:rPr>
        <w:t>Checkbox guidance</w:t>
      </w:r>
      <w:r w:rsidR="0044423F">
        <w:rPr>
          <w:b/>
        </w:rPr>
        <w:t>”</w:t>
      </w:r>
      <w:r>
        <w:rPr>
          <w:b/>
        </w:rPr>
        <w:t xml:space="preserve"> and then </w:t>
      </w:r>
      <w:r w:rsidR="0044423F">
        <w:rPr>
          <w:b/>
        </w:rPr>
        <w:t>“</w:t>
      </w:r>
      <w:r>
        <w:rPr>
          <w:b/>
        </w:rPr>
        <w:t>Confirm selections.</w:t>
      </w:r>
      <w:r w:rsidR="0044423F">
        <w:rPr>
          <w:b/>
        </w:rPr>
        <w:t>”</w:t>
      </w:r>
    </w:p>
    <w:p w14:paraId="62922C1A" w14:textId="164A9B1A" w:rsidR="00E94995" w:rsidRDefault="00000000">
      <w:pPr>
        <w:pStyle w:val="Heading2"/>
      </w:pPr>
      <w:bookmarkStart w:id="10" w:name="_Toc243890408"/>
      <w:r>
        <w:t>Checkbox guidance</w:t>
      </w:r>
      <w:bookmarkEnd w:id="10"/>
      <w:r w:rsidR="00DA7597">
        <w:rPr>
          <w:rStyle w:val="FootnoteReference"/>
        </w:rPr>
        <w:footnoteReference w:id="13"/>
      </w:r>
    </w:p>
    <w:p w14:paraId="1CB2DBBC" w14:textId="26A969BB" w:rsidR="00E94995" w:rsidRDefault="00000000">
      <w:pPr>
        <w:keepNext/>
      </w:pPr>
      <w:r>
        <w:rPr>
          <w:b/>
        </w:rPr>
        <w:t>Show this step to every debt-</w:t>
      </w:r>
      <w:proofErr w:type="gramStart"/>
      <w:r>
        <w:rPr>
          <w:b/>
        </w:rPr>
        <w:t>buyer user</w:t>
      </w:r>
      <w:proofErr w:type="gramEnd"/>
      <w:r>
        <w:rPr>
          <w:b/>
        </w:rPr>
        <w:t xml:space="preserve"> and to original-creditor users whose last payment was a year or more before filing or whose timing answer is Not sure.</w:t>
      </w:r>
      <w:r w:rsidR="00DA7597">
        <w:rPr>
          <w:rStyle w:val="FootnoteReference"/>
          <w:b/>
        </w:rPr>
        <w:footnoteReference w:id="14"/>
      </w:r>
    </w:p>
    <w:p w14:paraId="14A47033" w14:textId="77777777" w:rsidR="00E94995" w:rsidRDefault="00000000" w:rsidP="00961276">
      <w:pPr>
        <w:ind w:left="720"/>
      </w:pPr>
      <w:r>
        <w:t>“The statute of limitations periods differ depending on which state rule applies. Litigants in this situation often check off the first and third indented checkboxes under “Statute of Limitations” in case their contracts are governed by California or Delaware law.”</w:t>
      </w:r>
    </w:p>
    <w:p w14:paraId="6CE1E765" w14:textId="77777777" w:rsidR="00D41284" w:rsidRPr="00D41284" w:rsidRDefault="00D41284" w:rsidP="00D41284">
      <w:pPr>
        <w:ind w:left="720"/>
        <w:rPr>
          <w:b/>
          <w:bCs/>
        </w:rPr>
      </w:pPr>
      <w:r>
        <w:rPr>
          <w:b/>
          <w:bCs/>
        </w:rPr>
        <w:lastRenderedPageBreak/>
        <w:t>Ask about this checkbox.</w:t>
      </w:r>
    </w:p>
    <w:p w14:paraId="0AE42165" w14:textId="77777777" w:rsidR="00D41284" w:rsidRDefault="00D41284" w:rsidP="00961276">
      <w:pPr>
        <w:ind w:left="720"/>
      </w:pPr>
    </w:p>
    <w:p w14:paraId="299BB4A1" w14:textId="06043EE8" w:rsidR="0039685E" w:rsidRDefault="0039685E">
      <w:r w:rsidRPr="0039685E">
        <w:rPr>
          <w:noProof/>
        </w:rPr>
        <w:drawing>
          <wp:inline distT="0" distB="0" distL="0" distR="0" wp14:anchorId="6BEE0ED7" wp14:editId="4A4E4C11">
            <wp:extent cx="5035550" cy="3729358"/>
            <wp:effectExtent l="0" t="0" r="0" b="4445"/>
            <wp:docPr id="163618420" name="Picture 1" descr="The document is a legal attachment affirming defenses in a contract, stating that the plaintiff has met the statute of limitations for a written or oral contract based on the last payment due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8420" name="Picture 1" descr="The document is a legal attachment affirming defenses in a contract, stating that the plaintiff has met the statute of limitations for a written or oral contract based on the last payment due date.&#10;&#10;AI-generated content may be incorrect."/>
                    <pic:cNvPicPr/>
                  </pic:nvPicPr>
                  <pic:blipFill>
                    <a:blip r:embed="rId8"/>
                    <a:stretch>
                      <a:fillRect/>
                    </a:stretch>
                  </pic:blipFill>
                  <pic:spPr>
                    <a:xfrm>
                      <a:off x="0" y="0"/>
                      <a:ext cx="5037124" cy="3730524"/>
                    </a:xfrm>
                    <a:prstGeom prst="rect">
                      <a:avLst/>
                    </a:prstGeom>
                  </pic:spPr>
                </pic:pic>
              </a:graphicData>
            </a:graphic>
          </wp:inline>
        </w:drawing>
      </w:r>
    </w:p>
    <w:p w14:paraId="03711126" w14:textId="489057E3" w:rsidR="00E94995" w:rsidRDefault="00000000">
      <w:pPr>
        <w:keepNext/>
      </w:pPr>
      <w:r>
        <w:rPr>
          <w:b/>
        </w:rPr>
        <w:t>If the user previously indicated that the contract was oral:</w:t>
      </w:r>
      <w:r w:rsidR="00DA7597">
        <w:rPr>
          <w:rStyle w:val="FootnoteReference"/>
          <w:b/>
        </w:rPr>
        <w:footnoteReference w:id="15"/>
      </w:r>
    </w:p>
    <w:p w14:paraId="23AB9042" w14:textId="77777777" w:rsidR="00E94995" w:rsidRDefault="00000000" w:rsidP="00961276">
      <w:pPr>
        <w:ind w:left="720"/>
      </w:pPr>
      <w:r>
        <w:t>“Oral contracts have shorter statute of limitations. You’ve indicated your contract with [ORIGINAL.CREDITOR] was oral. Litigants in this situation often check off the second indented checkbox under “Statute of Limitations.””</w:t>
      </w:r>
    </w:p>
    <w:p w14:paraId="3E62C71D" w14:textId="12B02106" w:rsidR="00D41284" w:rsidRPr="00D41284" w:rsidRDefault="00D41284" w:rsidP="00D41284">
      <w:pPr>
        <w:ind w:left="720"/>
        <w:rPr>
          <w:b/>
          <w:bCs/>
        </w:rPr>
      </w:pPr>
      <w:r>
        <w:rPr>
          <w:b/>
          <w:bCs/>
        </w:rPr>
        <w:t>Ask about this checkbox.</w:t>
      </w:r>
    </w:p>
    <w:p w14:paraId="07CA0953" w14:textId="31B10211" w:rsidR="00E94995" w:rsidRDefault="00000000">
      <w:pPr>
        <w:keepNext/>
      </w:pPr>
      <w:r>
        <w:rPr>
          <w:b/>
        </w:rPr>
        <w:t xml:space="preserve">If the user previously indicated that the contract was </w:t>
      </w:r>
      <w:r w:rsidR="0044423F">
        <w:rPr>
          <w:b/>
        </w:rPr>
        <w:t>not oral</w:t>
      </w:r>
      <w:r>
        <w:rPr>
          <w:b/>
        </w:rPr>
        <w:t>:</w:t>
      </w:r>
      <w:r w:rsidR="00DA7597">
        <w:rPr>
          <w:rStyle w:val="FootnoteReference"/>
          <w:b/>
        </w:rPr>
        <w:footnoteReference w:id="16"/>
      </w:r>
    </w:p>
    <w:p w14:paraId="6CD4645B" w14:textId="77777777" w:rsidR="00E94995" w:rsidRDefault="00000000" w:rsidP="00961276">
      <w:pPr>
        <w:ind w:left="720"/>
      </w:pPr>
      <w:r>
        <w:t>“You’ve indicated your contract with [ORIGINAL.CREDITOR] was purely written, not agreed upon over the phone. The defense under the second indented checkbox does not apply.”</w:t>
      </w:r>
    </w:p>
    <w:p w14:paraId="2B1AE189" w14:textId="0395D628" w:rsidR="00E94995" w:rsidRDefault="00000000">
      <w:pPr>
        <w:keepNext/>
      </w:pPr>
      <w:r>
        <w:rPr>
          <w:b/>
        </w:rPr>
        <w:t xml:space="preserve">If the oral-contract answer is unresolved, continue to </w:t>
      </w:r>
      <w:r w:rsidR="0044423F">
        <w:rPr>
          <w:b/>
        </w:rPr>
        <w:t>“</w:t>
      </w:r>
      <w:r>
        <w:rPr>
          <w:b/>
        </w:rPr>
        <w:t>Clarify an unresolved answer</w:t>
      </w:r>
      <w:r w:rsidR="0044423F">
        <w:rPr>
          <w:b/>
        </w:rPr>
        <w:t>”</w:t>
      </w:r>
      <w:r>
        <w:rPr>
          <w:b/>
        </w:rPr>
        <w:t xml:space="preserve"> for that nested option. </w:t>
      </w:r>
    </w:p>
    <w:p w14:paraId="414AFC97" w14:textId="5259A94F" w:rsidR="00E94995" w:rsidRDefault="00000000">
      <w:r>
        <w:rPr>
          <w:b/>
        </w:rPr>
        <w:t xml:space="preserve">Continue to </w:t>
      </w:r>
      <w:r w:rsidR="0044423F">
        <w:rPr>
          <w:b/>
        </w:rPr>
        <w:t>“</w:t>
      </w:r>
      <w:r>
        <w:rPr>
          <w:b/>
        </w:rPr>
        <w:t>Confirm selections.</w:t>
      </w:r>
      <w:r w:rsidR="0044423F">
        <w:rPr>
          <w:b/>
        </w:rPr>
        <w:t>”</w:t>
      </w:r>
      <w:r>
        <w:rPr>
          <w:b/>
        </w:rPr>
        <w:t xml:space="preserve"> </w:t>
      </w:r>
    </w:p>
    <w:p w14:paraId="74C9130E" w14:textId="77777777" w:rsidR="00E94995" w:rsidRDefault="00000000">
      <w:pPr>
        <w:pStyle w:val="Heading1"/>
        <w:pageBreakBefore/>
      </w:pPr>
      <w:bookmarkStart w:id="11" w:name="defense_2"/>
      <w:bookmarkStart w:id="12" w:name="_Toc243890409"/>
      <w:r>
        <w:lastRenderedPageBreak/>
        <w:t>2 Ambiguity</w:t>
      </w:r>
      <w:bookmarkEnd w:id="11"/>
      <w:bookmarkEnd w:id="12"/>
    </w:p>
    <w:p w14:paraId="60ECF6FF" w14:textId="77777777" w:rsidR="00E94995" w:rsidRDefault="00000000">
      <w:pPr>
        <w:pStyle w:val="Heading2"/>
      </w:pPr>
      <w:bookmarkStart w:id="13" w:name="_Toc243890410"/>
      <w:r>
        <w:t>General explanation show to everyone</w:t>
      </w:r>
      <w:bookmarkEnd w:id="13"/>
    </w:p>
    <w:p w14:paraId="7DCC78AA" w14:textId="77777777" w:rsidR="00E94995" w:rsidRDefault="00000000">
      <w:pPr>
        <w:keepNext/>
      </w:pPr>
      <w:r>
        <w:t>“Ambiguity may be applicable if you are at all confused about the suit, the amount sued for, or what the charges are. Many litigants check off ambiguity, since it is a broad defense.”</w:t>
      </w:r>
    </w:p>
    <w:p w14:paraId="5CA1A021" w14:textId="057816E9" w:rsidR="00250578" w:rsidRPr="00250578" w:rsidRDefault="00250578" w:rsidP="00250578">
      <w:pPr>
        <w:rPr>
          <w:b/>
          <w:bCs/>
        </w:rPr>
      </w:pPr>
      <w:r>
        <w:rPr>
          <w:b/>
          <w:bCs/>
        </w:rPr>
        <w:t>Ask about this checkbox.</w:t>
      </w:r>
    </w:p>
    <w:p w14:paraId="283DFE68" w14:textId="386705F5" w:rsidR="00E94995" w:rsidRDefault="00000000">
      <w:r>
        <w:rPr>
          <w:b/>
        </w:rPr>
        <w:t xml:space="preserve">Continue to </w:t>
      </w:r>
      <w:r w:rsidR="001E107E">
        <w:rPr>
          <w:b/>
        </w:rPr>
        <w:t>“</w:t>
      </w:r>
      <w:r>
        <w:rPr>
          <w:b/>
        </w:rPr>
        <w:t>Confirm selections.</w:t>
      </w:r>
      <w:r w:rsidR="001E107E">
        <w:rPr>
          <w:b/>
        </w:rPr>
        <w:t>”</w:t>
      </w:r>
    </w:p>
    <w:p w14:paraId="6D559DF1" w14:textId="77777777" w:rsidR="00E94995" w:rsidRDefault="00000000">
      <w:pPr>
        <w:pStyle w:val="Heading1"/>
      </w:pPr>
      <w:bookmarkStart w:id="14" w:name="defense_3"/>
      <w:bookmarkStart w:id="15" w:name="_Toc243890411"/>
      <w:r>
        <w:t>3 Standing and Privity</w:t>
      </w:r>
      <w:bookmarkEnd w:id="14"/>
      <w:bookmarkEnd w:id="15"/>
    </w:p>
    <w:p w14:paraId="08990F4E" w14:textId="77777777" w:rsidR="00E94995" w:rsidRDefault="00000000">
      <w:pPr>
        <w:pStyle w:val="Heading2"/>
      </w:pPr>
      <w:bookmarkStart w:id="16" w:name="_Toc243890412"/>
      <w:r>
        <w:t>General explanation show to everyone</w:t>
      </w:r>
      <w:bookmarkEnd w:id="16"/>
    </w:p>
    <w:p w14:paraId="72ECD469" w14:textId="77777777" w:rsidR="00E94995" w:rsidRDefault="00000000">
      <w:r>
        <w:t>“To sue for your debt, [PLAINTIFF] must state it actually owns the debt.”</w:t>
      </w:r>
    </w:p>
    <w:p w14:paraId="029DBF60" w14:textId="77777777" w:rsidR="00E94995" w:rsidRDefault="00000000">
      <w:pPr>
        <w:pStyle w:val="Heading2"/>
      </w:pPr>
      <w:bookmarkStart w:id="17" w:name="_Toc243890413"/>
      <w:r>
        <w:t>Restate what the complaint includes</w:t>
      </w:r>
      <w:bookmarkEnd w:id="17"/>
    </w:p>
    <w:p w14:paraId="78C389D5" w14:textId="77777777" w:rsidR="00E94995" w:rsidRDefault="00000000">
      <w:pPr>
        <w:keepNext/>
      </w:pPr>
      <w:r>
        <w:rPr>
          <w:b/>
        </w:rPr>
        <w:t>If the complaint states that the plaintiff owns the debt and has the right to collect:</w:t>
      </w:r>
    </w:p>
    <w:p w14:paraId="008BA6EC" w14:textId="77777777" w:rsidR="00E94995" w:rsidRDefault="00000000" w:rsidP="00961276">
      <w:pPr>
        <w:ind w:left="720"/>
      </w:pPr>
      <w:r>
        <w:t>“In the complaint, [PLAINTIFF] stated it is the legal owner of the debt and has the right to bring a case to collect debt.”</w:t>
      </w:r>
    </w:p>
    <w:p w14:paraId="088F5D91" w14:textId="77777777" w:rsidR="00E94995" w:rsidRDefault="00000000">
      <w:pPr>
        <w:keepNext/>
      </w:pPr>
      <w:r>
        <w:rPr>
          <w:b/>
        </w:rPr>
        <w:t>If the complaint does not make that statement:</w:t>
      </w:r>
    </w:p>
    <w:p w14:paraId="7F052F22" w14:textId="77777777" w:rsidR="00E94995" w:rsidRDefault="00000000" w:rsidP="00961276">
      <w:pPr>
        <w:ind w:left="720"/>
      </w:pPr>
      <w:r>
        <w:t>“In the complaint, [PLAINTIFF] failed to state it is the legal owner of the debt and has the right to bring a case to collect debt.”</w:t>
      </w:r>
    </w:p>
    <w:p w14:paraId="04EE1E2F" w14:textId="77777777" w:rsidR="00E94995" w:rsidRDefault="00000000">
      <w:pPr>
        <w:keepNext/>
      </w:pPr>
      <w:r>
        <w:rPr>
          <w:b/>
        </w:rPr>
        <w:t>For original-creditor cases only, also show the matching attachment statement:</w:t>
      </w:r>
    </w:p>
    <w:p w14:paraId="3E089F75" w14:textId="77777777" w:rsidR="00E94995" w:rsidRDefault="00000000" w:rsidP="001E107E">
      <w:pPr>
        <w:keepNext/>
        <w:ind w:left="720"/>
      </w:pPr>
      <w:r>
        <w:rPr>
          <w:b/>
        </w:rPr>
        <w:t>If an agreement showing ownership is attached:</w:t>
      </w:r>
    </w:p>
    <w:p w14:paraId="6BDA0FB0" w14:textId="77777777" w:rsidR="00E94995" w:rsidRDefault="00000000" w:rsidP="001E107E">
      <w:pPr>
        <w:ind w:left="720"/>
      </w:pPr>
      <w:r>
        <w:t>“[PLAINTIFF] attached a copy of the agreement showing it has ownership over the debt.”</w:t>
      </w:r>
    </w:p>
    <w:p w14:paraId="2798B805" w14:textId="77777777" w:rsidR="00E94995" w:rsidRDefault="00000000" w:rsidP="001E107E">
      <w:pPr>
        <w:keepNext/>
        <w:ind w:left="720"/>
      </w:pPr>
      <w:r>
        <w:rPr>
          <w:b/>
        </w:rPr>
        <w:t>If that agreement is not attached:</w:t>
      </w:r>
    </w:p>
    <w:p w14:paraId="28D84CA5" w14:textId="77777777" w:rsidR="00E94995" w:rsidRDefault="00000000" w:rsidP="001E107E">
      <w:pPr>
        <w:ind w:left="720"/>
      </w:pPr>
      <w:r>
        <w:t>“[PLAINTIFF] did not attach a copy of the agreement showing it has ownership over the debt.”</w:t>
      </w:r>
    </w:p>
    <w:p w14:paraId="0D010B98" w14:textId="77777777" w:rsidR="00E94995" w:rsidRDefault="00000000">
      <w:pPr>
        <w:pStyle w:val="Heading2"/>
      </w:pPr>
      <w:bookmarkStart w:id="18" w:name="_Toc243890414"/>
      <w:r>
        <w:t>Debt buyer path</w:t>
      </w:r>
      <w:bookmarkEnd w:id="18"/>
    </w:p>
    <w:p w14:paraId="7C267BCA" w14:textId="77777777" w:rsidR="00E94995" w:rsidRDefault="00000000">
      <w:pPr>
        <w:keepNext/>
      </w:pPr>
      <w:r>
        <w:rPr>
          <w:b/>
        </w:rPr>
        <w:t>Use this path if the plaintiff is a debt buyer.</w:t>
      </w:r>
    </w:p>
    <w:p w14:paraId="6B67EFB6" w14:textId="77777777" w:rsidR="00E94995" w:rsidRDefault="00000000" w:rsidP="00961276">
      <w:pPr>
        <w:ind w:left="720"/>
      </w:pPr>
      <w:r>
        <w:t>“Compared to original creditors like [ORIGINAL.CREDITOR], debt buyers like [PLAINTIFF] have more difficulty producing paperwork that proves they are legal owners of debt. Many litigants sued by debt buyers check off the standing/privity defense to preserve it.”</w:t>
      </w:r>
    </w:p>
    <w:p w14:paraId="4E0CAF3F" w14:textId="78F86822" w:rsidR="00D41284" w:rsidRPr="00D41284" w:rsidRDefault="00D41284" w:rsidP="00D41284">
      <w:pPr>
        <w:ind w:left="720"/>
        <w:rPr>
          <w:b/>
          <w:bCs/>
        </w:rPr>
      </w:pPr>
      <w:r>
        <w:rPr>
          <w:b/>
          <w:bCs/>
        </w:rPr>
        <w:t>Ask about this checkbox.</w:t>
      </w:r>
    </w:p>
    <w:p w14:paraId="0D6418B9" w14:textId="77777777" w:rsidR="00E94995" w:rsidRDefault="00000000">
      <w:pPr>
        <w:keepNext/>
      </w:pPr>
      <w:r>
        <w:rPr>
          <w:b/>
        </w:rPr>
        <w:t>If the complaint states that the plaintiff owns the debt and has the right to collect:</w:t>
      </w:r>
    </w:p>
    <w:p w14:paraId="54153192" w14:textId="77777777" w:rsidR="00E94995" w:rsidRDefault="00000000" w:rsidP="00961276">
      <w:pPr>
        <w:ind w:left="720"/>
      </w:pPr>
      <w:r>
        <w:t>“The defense in the first indented checkbox does not apply since [PLAINTIFF] stated it is the legal owner of the debt and has the right to collect.”</w:t>
      </w:r>
    </w:p>
    <w:p w14:paraId="4C1B8900" w14:textId="77777777" w:rsidR="00E94995" w:rsidRDefault="00000000">
      <w:pPr>
        <w:keepNext/>
      </w:pPr>
      <w:r>
        <w:rPr>
          <w:b/>
        </w:rPr>
        <w:t>If the complaint does not make that statement:</w:t>
      </w:r>
    </w:p>
    <w:p w14:paraId="5763B278" w14:textId="77777777" w:rsidR="00E94995" w:rsidRDefault="00000000" w:rsidP="00961276">
      <w:pPr>
        <w:ind w:left="720"/>
      </w:pPr>
      <w:r>
        <w:t>“The first indented checkbox may apply since [PLAINTIFF] did not state it is the legal owner of the debt or it has the right to collect. Many litigants in this situation check off the first indented checkbox.”</w:t>
      </w:r>
    </w:p>
    <w:p w14:paraId="17CBBCB3" w14:textId="51F57C78" w:rsidR="00D41284" w:rsidRPr="00D41284" w:rsidRDefault="00D41284" w:rsidP="00D41284">
      <w:pPr>
        <w:ind w:left="720"/>
        <w:rPr>
          <w:b/>
          <w:bCs/>
        </w:rPr>
      </w:pPr>
      <w:r>
        <w:rPr>
          <w:b/>
          <w:bCs/>
        </w:rPr>
        <w:t>Ask about this checkbox.</w:t>
      </w:r>
    </w:p>
    <w:p w14:paraId="26C28DE5" w14:textId="77777777" w:rsidR="00E94995" w:rsidRDefault="00000000">
      <w:pPr>
        <w:keepNext/>
      </w:pPr>
      <w:r>
        <w:rPr>
          <w:b/>
        </w:rPr>
        <w:t>For every debt-buyer case, also show:</w:t>
      </w:r>
    </w:p>
    <w:p w14:paraId="10CA5E0A" w14:textId="77777777" w:rsidR="00E94995" w:rsidRDefault="00000000" w:rsidP="00961276">
      <w:pPr>
        <w:keepNext/>
        <w:ind w:left="720"/>
      </w:pPr>
      <w:r>
        <w:t xml:space="preserve">“The second indented checkbox may apply since debt buyers like [PLAINTIFF] have more difficulty producing paperwork that proves they are legal owners of debt. Even if [PLAINTIFF] attached a copy of an </w:t>
      </w:r>
      <w:r>
        <w:lastRenderedPageBreak/>
        <w:t>agreement showing ownership over debt, it may not be able to be verified. Many litigants in this situation check off the second indented checkbox.”</w:t>
      </w:r>
    </w:p>
    <w:p w14:paraId="24DCDE1E" w14:textId="22D71860" w:rsidR="00D41284" w:rsidRPr="00D41284" w:rsidRDefault="00D41284" w:rsidP="00D41284">
      <w:pPr>
        <w:ind w:left="720"/>
        <w:rPr>
          <w:b/>
          <w:bCs/>
        </w:rPr>
      </w:pPr>
      <w:r>
        <w:rPr>
          <w:b/>
          <w:bCs/>
        </w:rPr>
        <w:t>Ask about this checkbox.</w:t>
      </w:r>
    </w:p>
    <w:p w14:paraId="3E8662ED" w14:textId="61BEDBE5" w:rsidR="00E94995" w:rsidRDefault="00000000">
      <w:r>
        <w:rPr>
          <w:b/>
        </w:rPr>
        <w:t xml:space="preserve">Continue to </w:t>
      </w:r>
      <w:r w:rsidR="00961276">
        <w:rPr>
          <w:b/>
        </w:rPr>
        <w:t>“</w:t>
      </w:r>
      <w:r>
        <w:rPr>
          <w:b/>
        </w:rPr>
        <w:t>Confirm selections.</w:t>
      </w:r>
      <w:r w:rsidR="00961276">
        <w:rPr>
          <w:b/>
        </w:rPr>
        <w:t>”</w:t>
      </w:r>
      <w:r>
        <w:rPr>
          <w:b/>
        </w:rPr>
        <w:t xml:space="preserve"> Skip the </w:t>
      </w:r>
      <w:r w:rsidR="00961276">
        <w:rPr>
          <w:b/>
        </w:rPr>
        <w:t>“</w:t>
      </w:r>
      <w:r>
        <w:rPr>
          <w:b/>
        </w:rPr>
        <w:t>Original creditor path.</w:t>
      </w:r>
      <w:r w:rsidR="00961276">
        <w:rPr>
          <w:b/>
        </w:rPr>
        <w:t>”</w:t>
      </w:r>
    </w:p>
    <w:p w14:paraId="448DE7E7" w14:textId="77777777" w:rsidR="00E94995" w:rsidRDefault="00000000">
      <w:pPr>
        <w:pStyle w:val="Heading2"/>
      </w:pPr>
      <w:bookmarkStart w:id="19" w:name="_Toc243890415"/>
      <w:r>
        <w:t>Original creditor path</w:t>
      </w:r>
      <w:bookmarkEnd w:id="19"/>
    </w:p>
    <w:p w14:paraId="13065F8A" w14:textId="77777777" w:rsidR="00E94995" w:rsidRDefault="00000000">
      <w:pPr>
        <w:keepNext/>
      </w:pPr>
      <w:r>
        <w:rPr>
          <w:b/>
        </w:rPr>
        <w:t>If the complaint states ownership AND the agreement showing ownership is attached:</w:t>
      </w:r>
    </w:p>
    <w:p w14:paraId="768BE3B5" w14:textId="77777777" w:rsidR="00E94995" w:rsidRDefault="00000000" w:rsidP="00961276">
      <w:pPr>
        <w:keepNext/>
        <w:ind w:left="720"/>
      </w:pPr>
      <w:r>
        <w:t>“The standing/privity defense does not apply since [PLAINTIFF] has stated it actually owns the debt and has attached a copy of the agreement showing it has ownership over the debt.”</w:t>
      </w:r>
    </w:p>
    <w:p w14:paraId="6FAB87E5" w14:textId="77777777" w:rsidR="00E94995" w:rsidRDefault="00000000" w:rsidP="00961276">
      <w:pPr>
        <w:ind w:firstLine="720"/>
      </w:pPr>
      <w:r>
        <w:rPr>
          <w:b/>
        </w:rPr>
        <w:t>Finish this defense.</w:t>
      </w:r>
    </w:p>
    <w:p w14:paraId="228940D2" w14:textId="77777777" w:rsidR="00E94995" w:rsidRDefault="00000000">
      <w:pPr>
        <w:keepNext/>
      </w:pPr>
      <w:r>
        <w:rPr>
          <w:b/>
        </w:rPr>
        <w:t>If the ownership statement is missing OR the agreement showing ownership is not attached:</w:t>
      </w:r>
    </w:p>
    <w:p w14:paraId="06889009" w14:textId="77777777" w:rsidR="00E94995" w:rsidRDefault="00000000" w:rsidP="00961276">
      <w:pPr>
        <w:ind w:left="720"/>
      </w:pPr>
      <w:r>
        <w:t>“The standing/privity defense may apply since [PLAINTIFF] hasn’t stated it actually owns the debt or hasn’t attached a copy of the agreement showing it has ownership over the debt. Many litigants in this situation check off the standing/privity defense to preserve it.”</w:t>
      </w:r>
    </w:p>
    <w:p w14:paraId="68ABF99E" w14:textId="55AFC33D" w:rsidR="00250578" w:rsidRPr="00250578" w:rsidRDefault="00250578" w:rsidP="00250578">
      <w:pPr>
        <w:ind w:left="720"/>
        <w:rPr>
          <w:b/>
          <w:bCs/>
        </w:rPr>
      </w:pPr>
      <w:r>
        <w:rPr>
          <w:b/>
          <w:bCs/>
        </w:rPr>
        <w:t>Ask about this checkbox.</w:t>
      </w:r>
    </w:p>
    <w:p w14:paraId="400A5148" w14:textId="77777777" w:rsidR="00E94995" w:rsidRDefault="00000000">
      <w:pPr>
        <w:keepNext/>
      </w:pPr>
      <w:r>
        <w:rPr>
          <w:b/>
        </w:rPr>
        <w:t>Show the matching response for each nested checkbox:</w:t>
      </w:r>
    </w:p>
    <w:p w14:paraId="66DD10D8" w14:textId="77777777" w:rsidR="00E94995" w:rsidRDefault="00000000">
      <w:pPr>
        <w:keepNext/>
      </w:pPr>
      <w:r>
        <w:rPr>
          <w:b/>
        </w:rPr>
        <w:t>Ownership statement present:</w:t>
      </w:r>
    </w:p>
    <w:p w14:paraId="3CAF72EE" w14:textId="31D8F618" w:rsidR="00250578" w:rsidRDefault="00000000" w:rsidP="00250578">
      <w:pPr>
        <w:ind w:left="720"/>
      </w:pPr>
      <w:r>
        <w:t>“The defense in the first indented checkbox does not apply since [PLAINTIFF] stated it is the legal owner of the debt and has the right to collect.”</w:t>
      </w:r>
    </w:p>
    <w:p w14:paraId="1BA7544F" w14:textId="77777777" w:rsidR="00E94995" w:rsidRDefault="00000000">
      <w:pPr>
        <w:keepNext/>
      </w:pPr>
      <w:r>
        <w:rPr>
          <w:b/>
        </w:rPr>
        <w:t>Ownership statement missing:</w:t>
      </w:r>
    </w:p>
    <w:p w14:paraId="7D5A282C" w14:textId="77777777" w:rsidR="00E94995" w:rsidRDefault="00000000" w:rsidP="00961276">
      <w:pPr>
        <w:ind w:left="720"/>
      </w:pPr>
      <w:r>
        <w:t>“The defense in the first indented checkbox may apply since [PLAINTIFF] does not appear to state it owns your debt. Many litigants in this situation check off the first indented checkbox.”</w:t>
      </w:r>
    </w:p>
    <w:p w14:paraId="3A2484F6" w14:textId="73CA34CE" w:rsidR="00250578" w:rsidRPr="00250578" w:rsidRDefault="00250578" w:rsidP="00250578">
      <w:pPr>
        <w:ind w:left="720"/>
        <w:rPr>
          <w:b/>
          <w:bCs/>
        </w:rPr>
      </w:pPr>
      <w:r>
        <w:rPr>
          <w:b/>
          <w:bCs/>
        </w:rPr>
        <w:t>Ask about this checkbox.</w:t>
      </w:r>
    </w:p>
    <w:p w14:paraId="06C41926" w14:textId="77777777" w:rsidR="00E94995" w:rsidRDefault="00000000">
      <w:pPr>
        <w:keepNext/>
      </w:pPr>
      <w:r>
        <w:rPr>
          <w:b/>
        </w:rPr>
        <w:t>Agreement showing ownership attached:</w:t>
      </w:r>
    </w:p>
    <w:p w14:paraId="2C056F58" w14:textId="77777777" w:rsidR="00E94995" w:rsidRDefault="00000000" w:rsidP="00961276">
      <w:pPr>
        <w:ind w:left="720"/>
      </w:pPr>
      <w:r>
        <w:t>“The defense in the second indented checkbox does not apply since [PLAINTIFF] attached a copy of the agreement showing it has ownership over the debt.”</w:t>
      </w:r>
    </w:p>
    <w:p w14:paraId="678D40B5" w14:textId="77777777" w:rsidR="00E94995" w:rsidRDefault="00000000">
      <w:pPr>
        <w:keepNext/>
      </w:pPr>
      <w:r>
        <w:rPr>
          <w:b/>
        </w:rPr>
        <w:t>Agreement showing ownership not attached:</w:t>
      </w:r>
    </w:p>
    <w:p w14:paraId="30F8535F" w14:textId="77777777" w:rsidR="00E94995" w:rsidRDefault="00000000" w:rsidP="00961276">
      <w:pPr>
        <w:keepNext/>
        <w:ind w:left="720"/>
      </w:pPr>
      <w:r>
        <w:t>“The defense in the second indented checkbox may apply since [PLAINTIFF] did not attach a copy of the agreement showing it has ownership over the debt. Many litigants in this situation check off the second indented checkbox.”</w:t>
      </w:r>
    </w:p>
    <w:p w14:paraId="795C3E1A" w14:textId="18B8A2C6" w:rsidR="00250578" w:rsidRPr="00250578" w:rsidRDefault="00250578" w:rsidP="00250578">
      <w:pPr>
        <w:ind w:left="720"/>
        <w:rPr>
          <w:b/>
          <w:bCs/>
        </w:rPr>
      </w:pPr>
      <w:r>
        <w:rPr>
          <w:b/>
          <w:bCs/>
        </w:rPr>
        <w:t>Ask about this checkbox.</w:t>
      </w:r>
    </w:p>
    <w:p w14:paraId="41A32167" w14:textId="4B3B075B" w:rsidR="00E94995" w:rsidRDefault="00000000">
      <w:r>
        <w:rPr>
          <w:b/>
        </w:rPr>
        <w:t xml:space="preserve">Continue to </w:t>
      </w:r>
      <w:r w:rsidR="00961276">
        <w:rPr>
          <w:b/>
        </w:rPr>
        <w:t>“</w:t>
      </w:r>
      <w:r>
        <w:rPr>
          <w:b/>
        </w:rPr>
        <w:t>Confirm selections.</w:t>
      </w:r>
      <w:r w:rsidR="00961276">
        <w:rPr>
          <w:b/>
        </w:rPr>
        <w:t>”</w:t>
      </w:r>
    </w:p>
    <w:p w14:paraId="2A45479B" w14:textId="77777777" w:rsidR="00E94995" w:rsidRDefault="00000000">
      <w:pPr>
        <w:pStyle w:val="Heading1"/>
      </w:pPr>
      <w:bookmarkStart w:id="20" w:name="defense_4"/>
      <w:bookmarkStart w:id="21" w:name="_Toc243890416"/>
      <w:r>
        <w:t>4 Failure to State a Cause of Action</w:t>
      </w:r>
      <w:bookmarkEnd w:id="20"/>
      <w:bookmarkEnd w:id="21"/>
    </w:p>
    <w:p w14:paraId="3ED8E152" w14:textId="77777777" w:rsidR="00E94995" w:rsidRDefault="00000000">
      <w:pPr>
        <w:pStyle w:val="Heading2"/>
      </w:pPr>
      <w:bookmarkStart w:id="22" w:name="_Toc243890417"/>
      <w:r>
        <w:t>General explanation show to everyone</w:t>
      </w:r>
      <w:bookmarkEnd w:id="22"/>
    </w:p>
    <w:p w14:paraId="2148E2BA" w14:textId="77777777" w:rsidR="00E94995" w:rsidRDefault="00000000" w:rsidP="00961276">
      <w:pPr>
        <w:ind w:left="720"/>
      </w:pPr>
      <w:r>
        <w:t>“To sue for your debt, [PLAINTIFF] must follow certain requirements by attaching proof to the complaint.”</w:t>
      </w:r>
    </w:p>
    <w:p w14:paraId="042ECE8B" w14:textId="77777777" w:rsidR="00E94995" w:rsidRDefault="00000000">
      <w:pPr>
        <w:pStyle w:val="Heading2"/>
      </w:pPr>
      <w:bookmarkStart w:id="23" w:name="_Toc243890418"/>
      <w:r>
        <w:t>Restate what the complaint includes</w:t>
      </w:r>
      <w:bookmarkEnd w:id="23"/>
    </w:p>
    <w:p w14:paraId="12B65D3A" w14:textId="77777777" w:rsidR="00E94995" w:rsidRDefault="00000000">
      <w:pPr>
        <w:keepNext/>
      </w:pPr>
      <w:r>
        <w:rPr>
          <w:b/>
        </w:rPr>
        <w:t>If the complaint states that the plaintiff owns the debt:</w:t>
      </w:r>
    </w:p>
    <w:p w14:paraId="79232C6B" w14:textId="77777777" w:rsidR="00E94995" w:rsidRDefault="00000000" w:rsidP="00961276">
      <w:pPr>
        <w:ind w:firstLine="720"/>
      </w:pPr>
      <w:r>
        <w:t>“The complaint states that [PLAINTIFF] owns the debt.”</w:t>
      </w:r>
    </w:p>
    <w:p w14:paraId="556C0778" w14:textId="77777777" w:rsidR="00E94995" w:rsidRDefault="00000000">
      <w:pPr>
        <w:keepNext/>
      </w:pPr>
      <w:r>
        <w:rPr>
          <w:b/>
        </w:rPr>
        <w:lastRenderedPageBreak/>
        <w:t>For each of the following included items, show the corresponding statement. Skip an item that is not included: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528"/>
        <w:gridCol w:w="6638"/>
      </w:tblGrid>
      <w:tr w:rsidR="00E94995" w14:paraId="4FB99D5A" w14:textId="77777777">
        <w:trPr>
          <w:cantSplit/>
          <w:tblHeader/>
          <w:jc w:val="center"/>
        </w:trPr>
        <w:tc>
          <w:tcPr>
            <w:tcW w:w="3528" w:type="dxa"/>
            <w:shd w:val="clear" w:color="auto" w:fill="E8EDF2"/>
            <w:tcMar>
              <w:top w:w="75" w:type="dxa"/>
              <w:left w:w="100" w:type="dxa"/>
              <w:bottom w:w="75" w:type="dxa"/>
              <w:right w:w="100" w:type="dxa"/>
            </w:tcMar>
            <w:vAlign w:val="center"/>
          </w:tcPr>
          <w:p w14:paraId="2C677783" w14:textId="77777777" w:rsidR="00E94995" w:rsidRDefault="00000000">
            <w:pPr>
              <w:spacing w:after="0" w:line="240" w:lineRule="auto"/>
            </w:pPr>
            <w:r>
              <w:rPr>
                <w:b/>
                <w:sz w:val="20"/>
              </w:rPr>
              <w:t>If the complaint includes</w:t>
            </w:r>
          </w:p>
        </w:tc>
        <w:tc>
          <w:tcPr>
            <w:tcW w:w="6638" w:type="dxa"/>
            <w:shd w:val="clear" w:color="auto" w:fill="E8EDF2"/>
            <w:tcMar>
              <w:top w:w="75" w:type="dxa"/>
              <w:left w:w="100" w:type="dxa"/>
              <w:bottom w:w="75" w:type="dxa"/>
              <w:right w:w="100" w:type="dxa"/>
            </w:tcMar>
            <w:vAlign w:val="center"/>
          </w:tcPr>
          <w:p w14:paraId="1860AC2B" w14:textId="77777777" w:rsidR="00E94995" w:rsidRDefault="00000000">
            <w:pPr>
              <w:spacing w:after="0" w:line="240" w:lineRule="auto"/>
            </w:pPr>
            <w:r>
              <w:rPr>
                <w:b/>
                <w:sz w:val="20"/>
              </w:rPr>
              <w:t>Show</w:t>
            </w:r>
          </w:p>
        </w:tc>
      </w:tr>
      <w:tr w:rsidR="00E94995" w14:paraId="395C3EF3" w14:textId="77777777">
        <w:trPr>
          <w:cantSplit/>
          <w:jc w:val="center"/>
        </w:trPr>
        <w:tc>
          <w:tcPr>
            <w:tcW w:w="3528" w:type="dxa"/>
            <w:shd w:val="clear" w:color="auto" w:fill="FFFFFF"/>
            <w:tcMar>
              <w:top w:w="75" w:type="dxa"/>
              <w:left w:w="100" w:type="dxa"/>
              <w:bottom w:w="75" w:type="dxa"/>
              <w:right w:w="100" w:type="dxa"/>
            </w:tcMar>
            <w:vAlign w:val="center"/>
          </w:tcPr>
          <w:p w14:paraId="1ED65439" w14:textId="77777777" w:rsidR="00E94995" w:rsidRDefault="00000000">
            <w:pPr>
              <w:spacing w:after="0" w:line="240" w:lineRule="auto"/>
            </w:pPr>
            <w:r>
              <w:rPr>
                <w:sz w:val="20"/>
              </w:rPr>
              <w:t>An account statement</w:t>
            </w:r>
          </w:p>
        </w:tc>
        <w:tc>
          <w:tcPr>
            <w:tcW w:w="6638" w:type="dxa"/>
            <w:shd w:val="clear" w:color="auto" w:fill="FFFFFF"/>
            <w:tcMar>
              <w:top w:w="75" w:type="dxa"/>
              <w:left w:w="100" w:type="dxa"/>
              <w:bottom w:w="75" w:type="dxa"/>
              <w:right w:w="100" w:type="dxa"/>
            </w:tcMar>
            <w:vAlign w:val="center"/>
          </w:tcPr>
          <w:p w14:paraId="1F69CFF9" w14:textId="77777777" w:rsidR="00E94995" w:rsidRDefault="00000000">
            <w:pPr>
              <w:spacing w:after="0" w:line="240" w:lineRule="auto"/>
            </w:pPr>
            <w:r>
              <w:rPr>
                <w:sz w:val="20"/>
              </w:rPr>
              <w:t>“The complaint includes an account statement.”</w:t>
            </w:r>
          </w:p>
        </w:tc>
      </w:tr>
      <w:tr w:rsidR="00E94995" w14:paraId="5BC78BF6" w14:textId="77777777">
        <w:trPr>
          <w:cantSplit/>
          <w:jc w:val="center"/>
        </w:trPr>
        <w:tc>
          <w:tcPr>
            <w:tcW w:w="3528" w:type="dxa"/>
            <w:shd w:val="clear" w:color="auto" w:fill="F5F7F8"/>
            <w:tcMar>
              <w:top w:w="75" w:type="dxa"/>
              <w:left w:w="100" w:type="dxa"/>
              <w:bottom w:w="75" w:type="dxa"/>
              <w:right w:w="100" w:type="dxa"/>
            </w:tcMar>
            <w:vAlign w:val="center"/>
          </w:tcPr>
          <w:p w14:paraId="22E7D2A9" w14:textId="77777777" w:rsidR="00E94995" w:rsidRDefault="00000000">
            <w:pPr>
              <w:spacing w:after="0" w:line="240" w:lineRule="auto"/>
            </w:pPr>
            <w:r>
              <w:rPr>
                <w:sz w:val="20"/>
              </w:rPr>
              <w:t>An ownership allegation</w:t>
            </w:r>
          </w:p>
        </w:tc>
        <w:tc>
          <w:tcPr>
            <w:tcW w:w="6638" w:type="dxa"/>
            <w:shd w:val="clear" w:color="auto" w:fill="F5F7F8"/>
            <w:tcMar>
              <w:top w:w="75" w:type="dxa"/>
              <w:left w:w="100" w:type="dxa"/>
              <w:bottom w:w="75" w:type="dxa"/>
              <w:right w:w="100" w:type="dxa"/>
            </w:tcMar>
            <w:vAlign w:val="center"/>
          </w:tcPr>
          <w:p w14:paraId="328963D4" w14:textId="77777777" w:rsidR="00E94995" w:rsidRDefault="00000000">
            <w:pPr>
              <w:spacing w:after="0" w:line="240" w:lineRule="auto"/>
            </w:pPr>
            <w:r>
              <w:rPr>
                <w:sz w:val="20"/>
              </w:rPr>
              <w:t>“The complaint includes a statement that [PLAINTIFF] owns the debt.”</w:t>
            </w:r>
          </w:p>
        </w:tc>
      </w:tr>
      <w:tr w:rsidR="00E94995" w14:paraId="224DE61D" w14:textId="77777777">
        <w:trPr>
          <w:cantSplit/>
          <w:jc w:val="center"/>
        </w:trPr>
        <w:tc>
          <w:tcPr>
            <w:tcW w:w="3528" w:type="dxa"/>
            <w:shd w:val="clear" w:color="auto" w:fill="FFFFFF"/>
            <w:tcMar>
              <w:top w:w="75" w:type="dxa"/>
              <w:left w:w="100" w:type="dxa"/>
              <w:bottom w:w="75" w:type="dxa"/>
              <w:right w:w="100" w:type="dxa"/>
            </w:tcMar>
            <w:vAlign w:val="center"/>
          </w:tcPr>
          <w:p w14:paraId="1151554E" w14:textId="77777777" w:rsidR="00E94995" w:rsidRDefault="00000000">
            <w:pPr>
              <w:spacing w:after="0" w:line="240" w:lineRule="auto"/>
            </w:pPr>
            <w:r>
              <w:rPr>
                <w:sz w:val="20"/>
              </w:rPr>
              <w:t>The document recorded as ownership proof</w:t>
            </w:r>
          </w:p>
        </w:tc>
        <w:tc>
          <w:tcPr>
            <w:tcW w:w="6638" w:type="dxa"/>
            <w:shd w:val="clear" w:color="auto" w:fill="FFFFFF"/>
            <w:tcMar>
              <w:top w:w="75" w:type="dxa"/>
              <w:left w:w="100" w:type="dxa"/>
              <w:bottom w:w="75" w:type="dxa"/>
              <w:right w:w="100" w:type="dxa"/>
            </w:tcMar>
            <w:vAlign w:val="center"/>
          </w:tcPr>
          <w:p w14:paraId="78424B41" w14:textId="77777777" w:rsidR="00E94995" w:rsidRDefault="00000000">
            <w:pPr>
              <w:spacing w:after="0" w:line="240" w:lineRule="auto"/>
            </w:pPr>
            <w:r>
              <w:rPr>
                <w:sz w:val="20"/>
              </w:rPr>
              <w:t>“The complaint includes a document about ownership of the debt.”</w:t>
            </w:r>
          </w:p>
        </w:tc>
      </w:tr>
      <w:tr w:rsidR="00E94995" w14:paraId="3426863F" w14:textId="77777777">
        <w:trPr>
          <w:cantSplit/>
          <w:jc w:val="center"/>
        </w:trPr>
        <w:tc>
          <w:tcPr>
            <w:tcW w:w="3528" w:type="dxa"/>
            <w:shd w:val="clear" w:color="auto" w:fill="F5F7F8"/>
            <w:tcMar>
              <w:top w:w="75" w:type="dxa"/>
              <w:left w:w="100" w:type="dxa"/>
              <w:bottom w:w="75" w:type="dxa"/>
              <w:right w:w="100" w:type="dxa"/>
            </w:tcMar>
            <w:vAlign w:val="center"/>
          </w:tcPr>
          <w:p w14:paraId="2181B6C9" w14:textId="77777777" w:rsidR="00E94995" w:rsidRDefault="00000000">
            <w:pPr>
              <w:spacing w:after="0" w:line="240" w:lineRule="auto"/>
            </w:pPr>
            <w:r>
              <w:rPr>
                <w:sz w:val="20"/>
              </w:rPr>
              <w:t>An account-opening date</w:t>
            </w:r>
          </w:p>
        </w:tc>
        <w:tc>
          <w:tcPr>
            <w:tcW w:w="6638" w:type="dxa"/>
            <w:shd w:val="clear" w:color="auto" w:fill="F5F7F8"/>
            <w:tcMar>
              <w:top w:w="75" w:type="dxa"/>
              <w:left w:w="100" w:type="dxa"/>
              <w:bottom w:w="75" w:type="dxa"/>
              <w:right w:w="100" w:type="dxa"/>
            </w:tcMar>
            <w:vAlign w:val="center"/>
          </w:tcPr>
          <w:p w14:paraId="084E051B" w14:textId="77777777" w:rsidR="00E94995" w:rsidRDefault="00000000">
            <w:pPr>
              <w:spacing w:after="0" w:line="240" w:lineRule="auto"/>
            </w:pPr>
            <w:r>
              <w:rPr>
                <w:sz w:val="20"/>
              </w:rPr>
              <w:t>“The complaint includes an account-opening date of [OPEN.DATE].”</w:t>
            </w:r>
          </w:p>
        </w:tc>
      </w:tr>
      <w:tr w:rsidR="00E94995" w14:paraId="19E019DC" w14:textId="77777777">
        <w:trPr>
          <w:cantSplit/>
          <w:jc w:val="center"/>
        </w:trPr>
        <w:tc>
          <w:tcPr>
            <w:tcW w:w="3528" w:type="dxa"/>
            <w:shd w:val="clear" w:color="auto" w:fill="FFFFFF"/>
            <w:tcMar>
              <w:top w:w="75" w:type="dxa"/>
              <w:left w:w="100" w:type="dxa"/>
              <w:bottom w:w="75" w:type="dxa"/>
              <w:right w:w="100" w:type="dxa"/>
            </w:tcMar>
            <w:vAlign w:val="center"/>
          </w:tcPr>
          <w:p w14:paraId="44F8E385" w14:textId="77777777" w:rsidR="00E94995" w:rsidRDefault="00000000">
            <w:pPr>
              <w:spacing w:after="0" w:line="240" w:lineRule="auto"/>
            </w:pPr>
            <w:r>
              <w:rPr>
                <w:sz w:val="20"/>
              </w:rPr>
              <w:t>A last payment date</w:t>
            </w:r>
          </w:p>
        </w:tc>
        <w:tc>
          <w:tcPr>
            <w:tcW w:w="6638" w:type="dxa"/>
            <w:shd w:val="clear" w:color="auto" w:fill="FFFFFF"/>
            <w:tcMar>
              <w:top w:w="75" w:type="dxa"/>
              <w:left w:w="100" w:type="dxa"/>
              <w:bottom w:w="75" w:type="dxa"/>
              <w:right w:w="100" w:type="dxa"/>
            </w:tcMar>
            <w:vAlign w:val="center"/>
          </w:tcPr>
          <w:p w14:paraId="1B3D4DD8" w14:textId="77777777" w:rsidR="00E94995" w:rsidRDefault="00000000">
            <w:pPr>
              <w:spacing w:after="0" w:line="240" w:lineRule="auto"/>
            </w:pPr>
            <w:r>
              <w:rPr>
                <w:sz w:val="20"/>
              </w:rPr>
              <w:t>“The complaint includes a last payment date of [LAST.PAYMENT.DATE].”</w:t>
            </w:r>
          </w:p>
        </w:tc>
      </w:tr>
    </w:tbl>
    <w:p w14:paraId="454CBDDA" w14:textId="77777777" w:rsidR="00E94995" w:rsidRDefault="00E94995">
      <w:pPr>
        <w:spacing w:after="0" w:line="40" w:lineRule="exact"/>
      </w:pPr>
    </w:p>
    <w:p w14:paraId="2C1C1F20" w14:textId="5D77ED53" w:rsidR="00E94995" w:rsidRDefault="00000000">
      <w:pPr>
        <w:keepNext/>
      </w:pPr>
      <w:r>
        <w:rPr>
          <w:b/>
        </w:rPr>
        <w:t xml:space="preserve">Use the complaint’s contents for these checks. </w:t>
      </w:r>
    </w:p>
    <w:p w14:paraId="4DE2DAAD" w14:textId="77777777" w:rsidR="00E94995" w:rsidRDefault="00000000">
      <w:pPr>
        <w:pStyle w:val="Heading2"/>
      </w:pPr>
      <w:bookmarkStart w:id="24" w:name="_Toc243890419"/>
      <w:r>
        <w:t>Show the explanation for the plaintiff type</w:t>
      </w:r>
      <w:bookmarkEnd w:id="24"/>
    </w:p>
    <w:p w14:paraId="12EC06B4" w14:textId="77777777" w:rsidR="00E94995" w:rsidRDefault="00000000">
      <w:pPr>
        <w:keepNext/>
      </w:pPr>
      <w:r>
        <w:rPr>
          <w:b/>
        </w:rPr>
        <w:t>If the plaintiff is a debt buyer:</w:t>
      </w:r>
    </w:p>
    <w:p w14:paraId="03C9D16E" w14:textId="77777777" w:rsidR="00E94995" w:rsidRDefault="00000000" w:rsidP="00961276">
      <w:pPr>
        <w:ind w:left="720"/>
      </w:pPr>
      <w:r>
        <w:t>“Debt buyers must identify the original creditor in the complaint, and state that they own the debt. The complaint should contain basic information about the debt like the date you opened the account and breach date (or last payment date). Debt buyers must attach their debt transfer contract with [ORIGINAL.CREDITOR] or another company, or provide a final account statement with a charge-off date from [ORIGINAL.CREDITOR].”</w:t>
      </w:r>
    </w:p>
    <w:p w14:paraId="7074189D" w14:textId="77777777" w:rsidR="00E94995" w:rsidRDefault="00000000">
      <w:pPr>
        <w:keepNext/>
      </w:pPr>
      <w:r>
        <w:rPr>
          <w:b/>
        </w:rPr>
        <w:t>If the plaintiff is the original creditor:</w:t>
      </w:r>
    </w:p>
    <w:p w14:paraId="30E12CF5" w14:textId="77777777" w:rsidR="00E94995" w:rsidRDefault="00000000" w:rsidP="00961276">
      <w:pPr>
        <w:ind w:left="720"/>
      </w:pPr>
      <w:r>
        <w:t>“Original creditors must state that they own the debt. The complaint should contain basic information about the debt like the date you opened the account and breach date (or last payment date).”</w:t>
      </w:r>
    </w:p>
    <w:p w14:paraId="49867876" w14:textId="110D184A" w:rsidR="00E94995" w:rsidRDefault="00000000">
      <w:pPr>
        <w:keepNext/>
      </w:pPr>
      <w:r>
        <w:rPr>
          <w:b/>
        </w:rPr>
        <w:t xml:space="preserve">If the complaint includes Breach of Contract, follow </w:t>
      </w:r>
      <w:r w:rsidR="00961276">
        <w:rPr>
          <w:b/>
        </w:rPr>
        <w:t>“</w:t>
      </w:r>
      <w:r>
        <w:rPr>
          <w:b/>
        </w:rPr>
        <w:t>Breach of Contract checks.</w:t>
      </w:r>
      <w:r w:rsidR="00961276">
        <w:rPr>
          <w:b/>
        </w:rPr>
        <w:t>”</w:t>
      </w:r>
      <w:r>
        <w:rPr>
          <w:b/>
        </w:rPr>
        <w:t xml:space="preserve"> If it includes Common Counts, follow </w:t>
      </w:r>
      <w:r w:rsidR="00961276">
        <w:rPr>
          <w:b/>
        </w:rPr>
        <w:t>“</w:t>
      </w:r>
      <w:r>
        <w:rPr>
          <w:b/>
        </w:rPr>
        <w:t>Common Counts checks.</w:t>
      </w:r>
      <w:r w:rsidR="00961276">
        <w:rPr>
          <w:b/>
        </w:rPr>
        <w:t>”</w:t>
      </w:r>
      <w:r>
        <w:rPr>
          <w:b/>
        </w:rPr>
        <w:t xml:space="preserve"> If it includes both, follow both groups. Show every matching response within each group.</w:t>
      </w:r>
    </w:p>
    <w:p w14:paraId="46C82F51" w14:textId="77777777" w:rsidR="00E94995" w:rsidRDefault="00000000">
      <w:pPr>
        <w:pStyle w:val="Heading2"/>
      </w:pPr>
      <w:bookmarkStart w:id="25" w:name="_Toc243890420"/>
      <w:r>
        <w:t>Breach of Contract checks</w:t>
      </w:r>
      <w:bookmarkEnd w:id="25"/>
    </w:p>
    <w:p w14:paraId="08CC1836" w14:textId="77777777" w:rsidR="00E94995" w:rsidRDefault="00000000">
      <w:pPr>
        <w:keepNext/>
      </w:pPr>
      <w:r>
        <w:rPr>
          <w:b/>
        </w:rPr>
        <w:t>A Missing original creditor — debt-buyer cases only</w:t>
      </w:r>
    </w:p>
    <w:p w14:paraId="18C984AB" w14:textId="77777777" w:rsidR="00E94995" w:rsidRDefault="00000000">
      <w:pPr>
        <w:keepNext/>
      </w:pPr>
      <w:r>
        <w:rPr>
          <w:b/>
        </w:rPr>
        <w:t>If the complaint does not identify the original creditor:</w:t>
      </w:r>
    </w:p>
    <w:p w14:paraId="05F35EAE" w14:textId="77777777" w:rsidR="00E94995" w:rsidRDefault="00000000" w:rsidP="00F141DC">
      <w:pPr>
        <w:ind w:left="720"/>
      </w:pPr>
      <w:r>
        <w:t>“The debt buyer did not identify the original creditor in the complaint. The defense in the first indented checkbox under “Breach of Contract” may apply. Many litigants in this situation check this defense.”</w:t>
      </w:r>
    </w:p>
    <w:p w14:paraId="6CC606FF" w14:textId="297DEBD2" w:rsidR="00250578" w:rsidRPr="00250578" w:rsidRDefault="00250578" w:rsidP="00250578">
      <w:pPr>
        <w:ind w:left="720"/>
        <w:rPr>
          <w:b/>
          <w:bCs/>
        </w:rPr>
      </w:pPr>
      <w:r>
        <w:rPr>
          <w:b/>
          <w:bCs/>
        </w:rPr>
        <w:t>Ask about this checkbox.</w:t>
      </w:r>
    </w:p>
    <w:p w14:paraId="6483E26B" w14:textId="77777777" w:rsidR="00E94995" w:rsidRDefault="00000000">
      <w:pPr>
        <w:keepNext/>
      </w:pPr>
      <w:r>
        <w:rPr>
          <w:b/>
        </w:rPr>
        <w:t>B Missing ownership allegation — either plaintiff type</w:t>
      </w:r>
    </w:p>
    <w:p w14:paraId="32921F54" w14:textId="77777777" w:rsidR="00E94995" w:rsidRDefault="00000000">
      <w:pPr>
        <w:keepNext/>
      </w:pPr>
      <w:r>
        <w:rPr>
          <w:b/>
        </w:rPr>
        <w:t>If the complaint does not state that the plaintiff legally owns the debt and has the right to sue, show the response for the plaintiff type:</w:t>
      </w:r>
    </w:p>
    <w:p w14:paraId="2AC8A80B" w14:textId="77777777" w:rsidR="00E94995" w:rsidRDefault="00000000" w:rsidP="00F141DC">
      <w:pPr>
        <w:keepNext/>
        <w:ind w:left="720"/>
      </w:pPr>
      <w:r>
        <w:rPr>
          <w:b/>
        </w:rPr>
        <w:t>Debt buyer:</w:t>
      </w:r>
    </w:p>
    <w:p w14:paraId="6EE36F42" w14:textId="77777777" w:rsidR="00E94995" w:rsidRDefault="00000000" w:rsidP="00F141DC">
      <w:pPr>
        <w:ind w:left="1440"/>
      </w:pPr>
      <w:r>
        <w:t>“The debt buyer did not state it legally owns the debt and has the right to sue on it in the complaint. The defense in the second indented checkbox under “Breach of Contract” may apply. Many litigants in this situation check this defense.”</w:t>
      </w:r>
    </w:p>
    <w:p w14:paraId="6C63BFCA" w14:textId="22E0D186" w:rsidR="00250578" w:rsidRPr="00250578" w:rsidRDefault="00250578" w:rsidP="00250578">
      <w:pPr>
        <w:ind w:left="720"/>
        <w:rPr>
          <w:b/>
          <w:bCs/>
        </w:rPr>
      </w:pPr>
      <w:r>
        <w:rPr>
          <w:b/>
          <w:bCs/>
        </w:rPr>
        <w:t>Ask about this checkbox.</w:t>
      </w:r>
    </w:p>
    <w:p w14:paraId="263018D6" w14:textId="77777777" w:rsidR="00E94995" w:rsidRDefault="00000000" w:rsidP="00F141DC">
      <w:pPr>
        <w:keepNext/>
        <w:ind w:left="720"/>
      </w:pPr>
      <w:r>
        <w:rPr>
          <w:b/>
        </w:rPr>
        <w:t>Original creditor:</w:t>
      </w:r>
    </w:p>
    <w:p w14:paraId="1E3585E9" w14:textId="77777777" w:rsidR="00E94995" w:rsidRDefault="00000000" w:rsidP="00F141DC">
      <w:pPr>
        <w:ind w:left="1440"/>
      </w:pPr>
      <w:r>
        <w:t>“The original creditor did not state it legally owns the debt and has the right to sue on it in the complaint. The defense in the second indented checkbox under “Breach of Contract” may apply. Many litigants in this situation check this defense.”</w:t>
      </w:r>
    </w:p>
    <w:p w14:paraId="21A19881" w14:textId="56B9DC1C" w:rsidR="00250578" w:rsidRPr="00250578" w:rsidRDefault="00250578" w:rsidP="00250578">
      <w:pPr>
        <w:ind w:left="720"/>
        <w:rPr>
          <w:b/>
          <w:bCs/>
        </w:rPr>
      </w:pPr>
      <w:r>
        <w:rPr>
          <w:b/>
          <w:bCs/>
        </w:rPr>
        <w:lastRenderedPageBreak/>
        <w:t>Ask about this checkbox.</w:t>
      </w:r>
    </w:p>
    <w:p w14:paraId="065F1005" w14:textId="77777777" w:rsidR="00E94995" w:rsidRDefault="00000000">
      <w:pPr>
        <w:keepNext/>
      </w:pPr>
      <w:r>
        <w:rPr>
          <w:b/>
        </w:rPr>
        <w:t>C Missing account-opening date — either plaintiff type</w:t>
      </w:r>
    </w:p>
    <w:p w14:paraId="07F6312A" w14:textId="77777777" w:rsidR="00E94995" w:rsidRDefault="00000000">
      <w:pPr>
        <w:keepNext/>
      </w:pPr>
      <w:r>
        <w:rPr>
          <w:b/>
        </w:rPr>
        <w:t>If the opening date is not found in the complaint, show the response for the plaintiff type:</w:t>
      </w:r>
    </w:p>
    <w:p w14:paraId="0AC8C538" w14:textId="77777777" w:rsidR="00E94995" w:rsidRDefault="00000000" w:rsidP="00F141DC">
      <w:pPr>
        <w:keepNext/>
        <w:ind w:left="720"/>
      </w:pPr>
      <w:r>
        <w:rPr>
          <w:b/>
        </w:rPr>
        <w:t>Debt buyer:</w:t>
      </w:r>
    </w:p>
    <w:p w14:paraId="5342A838" w14:textId="77777777" w:rsidR="00E94995" w:rsidRDefault="00000000" w:rsidP="00F141DC">
      <w:pPr>
        <w:ind w:left="1440"/>
      </w:pPr>
      <w:r>
        <w:t>“The debt buyer did not include the date you opened the account in the complaint. The defense in the third indented checkbox under “Breach of Contract” may apply. Many litigants in this situation check this defense.”</w:t>
      </w:r>
    </w:p>
    <w:p w14:paraId="62DA96A7" w14:textId="009FE5F8" w:rsidR="00250578" w:rsidRPr="00250578" w:rsidRDefault="00250578" w:rsidP="00250578">
      <w:pPr>
        <w:ind w:left="720" w:firstLine="720"/>
        <w:rPr>
          <w:b/>
          <w:bCs/>
        </w:rPr>
      </w:pPr>
      <w:r>
        <w:rPr>
          <w:b/>
          <w:bCs/>
        </w:rPr>
        <w:t>Ask about this checkbox.</w:t>
      </w:r>
    </w:p>
    <w:p w14:paraId="3F3C52FF" w14:textId="77777777" w:rsidR="00E94995" w:rsidRDefault="00000000" w:rsidP="00F141DC">
      <w:pPr>
        <w:keepNext/>
        <w:ind w:left="720"/>
      </w:pPr>
      <w:r>
        <w:rPr>
          <w:b/>
        </w:rPr>
        <w:t>Original creditor:</w:t>
      </w:r>
    </w:p>
    <w:p w14:paraId="0848D4A3" w14:textId="77777777" w:rsidR="00E94995" w:rsidRDefault="00000000" w:rsidP="00F141DC">
      <w:pPr>
        <w:ind w:left="1440"/>
      </w:pPr>
      <w:r>
        <w:t>“The original creditor did not include the date you opened the account in the complaint. The defense in the third indented checkbox under “Breach of Contract” may apply. Many litigants in this situation check this defense.”</w:t>
      </w:r>
    </w:p>
    <w:p w14:paraId="4919B828" w14:textId="6A24EA97" w:rsidR="00250578" w:rsidRPr="00250578" w:rsidRDefault="00250578" w:rsidP="00250578">
      <w:pPr>
        <w:ind w:left="720" w:firstLine="720"/>
        <w:rPr>
          <w:b/>
          <w:bCs/>
        </w:rPr>
      </w:pPr>
      <w:r>
        <w:rPr>
          <w:b/>
          <w:bCs/>
        </w:rPr>
        <w:t>Ask about this checkbox.</w:t>
      </w:r>
    </w:p>
    <w:p w14:paraId="6D121614" w14:textId="77777777" w:rsidR="00E94995" w:rsidRDefault="00000000">
      <w:pPr>
        <w:keepNext/>
      </w:pPr>
      <w:r>
        <w:rPr>
          <w:b/>
        </w:rPr>
        <w:t>D Missing last payment and breach dates — either plaintiff type</w:t>
      </w:r>
    </w:p>
    <w:p w14:paraId="69E5E530" w14:textId="77777777" w:rsidR="00E94995" w:rsidRDefault="00000000">
      <w:pPr>
        <w:keepNext/>
      </w:pPr>
      <w:r>
        <w:rPr>
          <w:b/>
        </w:rPr>
        <w:t>Use this check only if BOTH the last payment date AND the breach date are missing from the complaint. Show the response for the plaintiff type:</w:t>
      </w:r>
    </w:p>
    <w:p w14:paraId="3396603E" w14:textId="77777777" w:rsidR="00E94995" w:rsidRDefault="00000000" w:rsidP="00F141DC">
      <w:pPr>
        <w:keepNext/>
        <w:ind w:left="720"/>
      </w:pPr>
      <w:r>
        <w:rPr>
          <w:b/>
        </w:rPr>
        <w:t>Debt buyer:</w:t>
      </w:r>
    </w:p>
    <w:p w14:paraId="2AF70364" w14:textId="77777777" w:rsidR="00E94995" w:rsidRDefault="00000000" w:rsidP="00F141DC">
      <w:pPr>
        <w:ind w:left="1440"/>
      </w:pPr>
      <w:r>
        <w:t>“The debt buyer did not include the last payment date or breach date for the account in the complaint. The defense in the fourth indented checkbox under “Breach of Contract” may apply. Many litigants in this situation check this defense.”</w:t>
      </w:r>
    </w:p>
    <w:p w14:paraId="6BAD6A43" w14:textId="05B8C203" w:rsidR="00250578" w:rsidRPr="00250578" w:rsidRDefault="00250578" w:rsidP="00F141DC">
      <w:pPr>
        <w:ind w:left="1440"/>
        <w:rPr>
          <w:b/>
          <w:bCs/>
        </w:rPr>
      </w:pPr>
      <w:r w:rsidRPr="00250578">
        <w:rPr>
          <w:b/>
          <w:bCs/>
        </w:rPr>
        <w:t>Ask about this checkbox.</w:t>
      </w:r>
    </w:p>
    <w:p w14:paraId="6149D723" w14:textId="77777777" w:rsidR="00E94995" w:rsidRDefault="00000000" w:rsidP="00F141DC">
      <w:pPr>
        <w:keepNext/>
        <w:ind w:left="720"/>
      </w:pPr>
      <w:r>
        <w:rPr>
          <w:b/>
        </w:rPr>
        <w:t>Original creditor:</w:t>
      </w:r>
    </w:p>
    <w:p w14:paraId="68CF4250" w14:textId="77777777" w:rsidR="00E94995" w:rsidRDefault="00000000" w:rsidP="00F141DC">
      <w:pPr>
        <w:ind w:left="1440"/>
      </w:pPr>
      <w:r>
        <w:t>“The original creditor did not include the last payment date or breach date for the account in the complaint. The defense in the fourth indented checkbox under “Breach of Contract” may apply. Many litigants in this situation check this defense.”</w:t>
      </w:r>
    </w:p>
    <w:p w14:paraId="05BDCD84" w14:textId="225BDF8C" w:rsidR="00250578" w:rsidRPr="00250578" w:rsidRDefault="00250578" w:rsidP="00F141DC">
      <w:pPr>
        <w:ind w:left="1440"/>
        <w:rPr>
          <w:b/>
          <w:bCs/>
        </w:rPr>
      </w:pPr>
      <w:r w:rsidRPr="00250578">
        <w:rPr>
          <w:b/>
          <w:bCs/>
        </w:rPr>
        <w:t>Ask about this checkbox.</w:t>
      </w:r>
    </w:p>
    <w:p w14:paraId="722FE6C7" w14:textId="77777777" w:rsidR="00E94995" w:rsidRDefault="00000000">
      <w:pPr>
        <w:keepNext/>
      </w:pPr>
      <w:r>
        <w:rPr>
          <w:b/>
        </w:rPr>
        <w:t>E Missing statement and ownership proof — debt-buyer cases only</w:t>
      </w:r>
    </w:p>
    <w:p w14:paraId="32B559D4" w14:textId="77777777" w:rsidR="00E94995" w:rsidRDefault="00000000" w:rsidP="00F141DC">
      <w:pPr>
        <w:keepNext/>
      </w:pPr>
      <w:r>
        <w:rPr>
          <w:b/>
        </w:rPr>
        <w:t>If neither the statement nor the document recorded as ownership proof is attached:</w:t>
      </w:r>
    </w:p>
    <w:p w14:paraId="16A13724" w14:textId="5C96913A" w:rsidR="003D7756" w:rsidRDefault="00000000" w:rsidP="003D7756">
      <w:pPr>
        <w:ind w:left="720"/>
      </w:pPr>
      <w:r>
        <w:t>“This defense may apply since [PLAINTIFF] did not appear to attach either a statement from [ORIGINAL.CREDITOR] or a contract showing they bought the debt. Many litigants in this situation check this fifth indented checkbox under “Breach of Contract” and write in “no proof of plaintiff ownership.””</w:t>
      </w:r>
    </w:p>
    <w:p w14:paraId="25E356EC" w14:textId="0A26E7CF" w:rsidR="00250578" w:rsidRPr="00250578" w:rsidRDefault="00250578" w:rsidP="003D7756">
      <w:pPr>
        <w:ind w:left="720"/>
        <w:rPr>
          <w:b/>
          <w:bCs/>
        </w:rPr>
      </w:pPr>
      <w:r w:rsidRPr="00250578">
        <w:rPr>
          <w:b/>
          <w:bCs/>
        </w:rPr>
        <w:t>Ask about this checkbox.</w:t>
      </w:r>
    </w:p>
    <w:p w14:paraId="31C70310" w14:textId="164D4C86" w:rsidR="00E94995" w:rsidRDefault="00000000">
      <w:pPr>
        <w:keepNext/>
      </w:pPr>
      <w:r>
        <w:rPr>
          <w:b/>
        </w:rPr>
        <w:t>If none of the applicable Breach of Contract checks</w:t>
      </w:r>
      <w:r w:rsidR="00F141DC">
        <w:rPr>
          <w:b/>
        </w:rPr>
        <w:t xml:space="preserve"> (A-E)</w:t>
      </w:r>
      <w:r>
        <w:rPr>
          <w:b/>
        </w:rPr>
        <w:t xml:space="preserve"> match:</w:t>
      </w:r>
    </w:p>
    <w:p w14:paraId="3ACD47F7" w14:textId="77777777" w:rsidR="00E94995" w:rsidRDefault="00000000" w:rsidP="003D7756">
      <w:pPr>
        <w:keepNext/>
      </w:pPr>
      <w:r>
        <w:t>“None of the defenses under “Breach of Contract” apply, so they should not be checked.”</w:t>
      </w:r>
    </w:p>
    <w:p w14:paraId="35E0AE03" w14:textId="42A37787" w:rsidR="003D7756" w:rsidRDefault="003D7756" w:rsidP="003D7756">
      <w:pPr>
        <w:rPr>
          <w:b/>
          <w:bCs/>
        </w:rPr>
      </w:pPr>
      <w:r>
        <w:rPr>
          <w:b/>
          <w:bCs/>
        </w:rPr>
        <w:t xml:space="preserve">If at least one of the applicable Breach of Contract checks (A-E) </w:t>
      </w:r>
      <w:proofErr w:type="gramStart"/>
      <w:r>
        <w:rPr>
          <w:b/>
          <w:bCs/>
        </w:rPr>
        <w:t>match</w:t>
      </w:r>
      <w:proofErr w:type="gramEnd"/>
      <w:r>
        <w:rPr>
          <w:b/>
          <w:bCs/>
        </w:rPr>
        <w:t>:</w:t>
      </w:r>
    </w:p>
    <w:p w14:paraId="171FB147" w14:textId="4C71D7EB" w:rsidR="003D7756" w:rsidRDefault="003D7756" w:rsidP="00250578">
      <w:pPr>
        <w:ind w:left="720"/>
      </w:pPr>
      <w:r>
        <w:t>“If you believe at least one of the defenses under “Breach of Contract” applies, check off the “Breach of Contract” parent box and the main “Failure to State a Cause of Action” box.”</w:t>
      </w:r>
    </w:p>
    <w:p w14:paraId="0018E4EA" w14:textId="76BB506A" w:rsidR="00250578" w:rsidRPr="00250578" w:rsidRDefault="00250578" w:rsidP="00250578">
      <w:pPr>
        <w:ind w:left="720"/>
        <w:rPr>
          <w:b/>
          <w:bCs/>
        </w:rPr>
      </w:pPr>
      <w:r>
        <w:rPr>
          <w:b/>
          <w:bCs/>
        </w:rPr>
        <w:t>Ask about this checkbox.</w:t>
      </w:r>
    </w:p>
    <w:p w14:paraId="704EAFAF" w14:textId="539DCBBD" w:rsidR="00E94995" w:rsidRDefault="00000000">
      <w:r>
        <w:rPr>
          <w:b/>
        </w:rPr>
        <w:t xml:space="preserve">If Common Counts is also included, continue to </w:t>
      </w:r>
      <w:r w:rsidR="00F141DC">
        <w:rPr>
          <w:b/>
        </w:rPr>
        <w:t>“</w:t>
      </w:r>
      <w:r>
        <w:rPr>
          <w:b/>
        </w:rPr>
        <w:t>Common Counts checks.</w:t>
      </w:r>
      <w:r w:rsidR="00F141DC">
        <w:rPr>
          <w:b/>
        </w:rPr>
        <w:t>”</w:t>
      </w:r>
      <w:r>
        <w:rPr>
          <w:b/>
        </w:rPr>
        <w:t xml:space="preserve"> Otherwise continue to </w:t>
      </w:r>
      <w:r w:rsidR="00F141DC">
        <w:rPr>
          <w:b/>
        </w:rPr>
        <w:t>“</w:t>
      </w:r>
      <w:r>
        <w:rPr>
          <w:b/>
        </w:rPr>
        <w:t>Confirm and complete this defense.</w:t>
      </w:r>
      <w:r w:rsidR="00F141DC">
        <w:rPr>
          <w:b/>
        </w:rPr>
        <w:t>”</w:t>
      </w:r>
    </w:p>
    <w:p w14:paraId="15B6CE6E" w14:textId="77777777" w:rsidR="00E94995" w:rsidRDefault="00000000">
      <w:pPr>
        <w:pStyle w:val="Heading2"/>
      </w:pPr>
      <w:bookmarkStart w:id="26" w:name="_Toc243890421"/>
      <w:r>
        <w:lastRenderedPageBreak/>
        <w:t>Common Counts checks</w:t>
      </w:r>
      <w:bookmarkEnd w:id="26"/>
    </w:p>
    <w:p w14:paraId="2119FD32" w14:textId="77777777" w:rsidR="00E94995" w:rsidRDefault="00000000">
      <w:pPr>
        <w:keepNext/>
      </w:pPr>
      <w:r>
        <w:rPr>
          <w:b/>
        </w:rPr>
        <w:t>A Missing original creditor — debt-buyer cases only</w:t>
      </w:r>
    </w:p>
    <w:p w14:paraId="7D133995" w14:textId="77777777" w:rsidR="00E94995" w:rsidRDefault="00000000">
      <w:pPr>
        <w:keepNext/>
      </w:pPr>
      <w:r>
        <w:rPr>
          <w:b/>
        </w:rPr>
        <w:t>If the complaint does not identify the original creditor:</w:t>
      </w:r>
    </w:p>
    <w:p w14:paraId="659501D6" w14:textId="77777777" w:rsidR="00E94995" w:rsidRDefault="00000000" w:rsidP="00F141DC">
      <w:pPr>
        <w:ind w:left="720"/>
      </w:pPr>
      <w:r>
        <w:t>“The debt buyer did not identify the original creditor in the complaint. The defense in the first indented checkbox under “Common Counts” may apply. Many litigants in this situation check this defense.”</w:t>
      </w:r>
    </w:p>
    <w:p w14:paraId="6EC49F59" w14:textId="6A2BF066" w:rsidR="00250578" w:rsidRPr="00250578" w:rsidRDefault="00250578" w:rsidP="00F141DC">
      <w:pPr>
        <w:ind w:left="720"/>
        <w:rPr>
          <w:b/>
          <w:bCs/>
        </w:rPr>
      </w:pPr>
      <w:r w:rsidRPr="00250578">
        <w:rPr>
          <w:b/>
          <w:bCs/>
        </w:rPr>
        <w:t>Ask about this checkbox.</w:t>
      </w:r>
    </w:p>
    <w:p w14:paraId="2074608F" w14:textId="77777777" w:rsidR="00E94995" w:rsidRDefault="00000000">
      <w:pPr>
        <w:keepNext/>
      </w:pPr>
      <w:r>
        <w:rPr>
          <w:b/>
        </w:rPr>
        <w:t>B Missing ownership allegation — either plaintiff type</w:t>
      </w:r>
    </w:p>
    <w:p w14:paraId="2BA9246B" w14:textId="77777777" w:rsidR="00E94995" w:rsidRDefault="00000000">
      <w:pPr>
        <w:keepNext/>
      </w:pPr>
      <w:r>
        <w:rPr>
          <w:b/>
        </w:rPr>
        <w:t>If the complaint does not state that the plaintiff legally owns the debt and has the right to sue, show the response for the plaintiff type:</w:t>
      </w:r>
    </w:p>
    <w:p w14:paraId="12E6E7E1" w14:textId="77777777" w:rsidR="00E94995" w:rsidRDefault="00000000" w:rsidP="00F141DC">
      <w:pPr>
        <w:keepNext/>
        <w:ind w:left="720"/>
      </w:pPr>
      <w:r>
        <w:rPr>
          <w:b/>
        </w:rPr>
        <w:t>Debt buyer:</w:t>
      </w:r>
    </w:p>
    <w:p w14:paraId="3F5A4F65" w14:textId="77777777" w:rsidR="00E94995" w:rsidRDefault="00000000" w:rsidP="00F141DC">
      <w:pPr>
        <w:ind w:left="1440"/>
      </w:pPr>
      <w:r>
        <w:t>“The debt buyer did not state it legally owns the debt and has the right to sue on it in the complaint. The defense in the second indented checkbox under “Common Counts” may apply. Many litigants in this situation check this defense.”</w:t>
      </w:r>
    </w:p>
    <w:p w14:paraId="7F78FD78" w14:textId="0A98DE9E" w:rsidR="00250578" w:rsidRPr="00250578" w:rsidRDefault="00250578" w:rsidP="00F141DC">
      <w:pPr>
        <w:ind w:left="1440"/>
        <w:rPr>
          <w:b/>
          <w:bCs/>
        </w:rPr>
      </w:pPr>
      <w:r w:rsidRPr="00250578">
        <w:rPr>
          <w:b/>
          <w:bCs/>
        </w:rPr>
        <w:t>Ask about this checkbox.</w:t>
      </w:r>
    </w:p>
    <w:p w14:paraId="06A4B96D" w14:textId="77777777" w:rsidR="00E94995" w:rsidRDefault="00000000" w:rsidP="00F141DC">
      <w:pPr>
        <w:keepNext/>
        <w:ind w:left="720"/>
      </w:pPr>
      <w:r>
        <w:rPr>
          <w:b/>
        </w:rPr>
        <w:t>Original creditor:</w:t>
      </w:r>
    </w:p>
    <w:p w14:paraId="786A3501" w14:textId="77777777" w:rsidR="00E94995" w:rsidRDefault="00000000" w:rsidP="00F141DC">
      <w:pPr>
        <w:ind w:left="1440"/>
      </w:pPr>
      <w:r>
        <w:t>“The original creditor did not state it legally owns the debt and has the right to sue on it in the complaint. The defense in the second indented checkbox under “Common Counts” may apply. Many litigants in this situation check this defense.”</w:t>
      </w:r>
    </w:p>
    <w:p w14:paraId="2CEDB86B" w14:textId="39230C9D" w:rsidR="00250578" w:rsidRPr="00250578" w:rsidRDefault="00250578" w:rsidP="00F141DC">
      <w:pPr>
        <w:ind w:left="1440"/>
        <w:rPr>
          <w:b/>
          <w:bCs/>
        </w:rPr>
      </w:pPr>
      <w:r w:rsidRPr="00250578">
        <w:rPr>
          <w:b/>
          <w:bCs/>
        </w:rPr>
        <w:t>Ask about this checkbox.</w:t>
      </w:r>
    </w:p>
    <w:p w14:paraId="1D80603A" w14:textId="77777777" w:rsidR="00E94995" w:rsidRDefault="00000000">
      <w:pPr>
        <w:keepNext/>
      </w:pPr>
      <w:r>
        <w:rPr>
          <w:b/>
        </w:rPr>
        <w:t>C Missing statement and ownership proof — debt-buyer cases only</w:t>
      </w:r>
    </w:p>
    <w:p w14:paraId="60F84418" w14:textId="77777777" w:rsidR="00E94995" w:rsidRDefault="00000000">
      <w:pPr>
        <w:keepNext/>
      </w:pPr>
      <w:r>
        <w:rPr>
          <w:b/>
        </w:rPr>
        <w:t>If neither the statement nor the document recorded as ownership proof is attached:</w:t>
      </w:r>
    </w:p>
    <w:p w14:paraId="2F59414F" w14:textId="77777777" w:rsidR="00E94995" w:rsidRDefault="00000000" w:rsidP="00F141DC">
      <w:pPr>
        <w:ind w:left="720"/>
      </w:pPr>
      <w:r>
        <w:t>“This defense may apply since [PLAINTIFF] did not appear to attach either a statement from [ORIGINAL.CREDITOR] or a contract showing they bought the debt. Many litigants in this situation check this third indented checkbox under “Common Counts” and write in “no proof of plaintiff ownership.””</w:t>
      </w:r>
    </w:p>
    <w:p w14:paraId="0B0BF152" w14:textId="0F381803" w:rsidR="00250578" w:rsidRPr="00250578" w:rsidRDefault="00250578" w:rsidP="00F141DC">
      <w:pPr>
        <w:ind w:left="720"/>
        <w:rPr>
          <w:b/>
          <w:bCs/>
        </w:rPr>
      </w:pPr>
      <w:r w:rsidRPr="00250578">
        <w:rPr>
          <w:b/>
          <w:bCs/>
        </w:rPr>
        <w:t>Ask about this checkbox.</w:t>
      </w:r>
    </w:p>
    <w:p w14:paraId="0E2B3F75" w14:textId="2F7673B7" w:rsidR="00E94995" w:rsidRDefault="00000000">
      <w:pPr>
        <w:keepNext/>
      </w:pPr>
      <w:r>
        <w:rPr>
          <w:b/>
        </w:rPr>
        <w:t xml:space="preserve">If none of the applicable Common Counts </w:t>
      </w:r>
      <w:proofErr w:type="gramStart"/>
      <w:r>
        <w:rPr>
          <w:b/>
        </w:rPr>
        <w:t>checks</w:t>
      </w:r>
      <w:proofErr w:type="gramEnd"/>
      <w:r>
        <w:rPr>
          <w:b/>
        </w:rPr>
        <w:t xml:space="preserve"> </w:t>
      </w:r>
      <w:r w:rsidR="00F141DC">
        <w:rPr>
          <w:b/>
        </w:rPr>
        <w:t xml:space="preserve">(A-C) </w:t>
      </w:r>
      <w:r>
        <w:rPr>
          <w:b/>
        </w:rPr>
        <w:t>match:</w:t>
      </w:r>
    </w:p>
    <w:p w14:paraId="2C2E111F" w14:textId="77777777" w:rsidR="00E94995" w:rsidRDefault="00000000" w:rsidP="003D7756">
      <w:r>
        <w:t>“None of the defenses under “Common Counts” apply, so they should not be checked.”</w:t>
      </w:r>
    </w:p>
    <w:p w14:paraId="1A87492B" w14:textId="34367830" w:rsidR="00F141DC" w:rsidRDefault="00F141DC">
      <w:pPr>
        <w:rPr>
          <w:b/>
          <w:bCs/>
        </w:rPr>
      </w:pPr>
      <w:r>
        <w:rPr>
          <w:b/>
          <w:bCs/>
        </w:rPr>
        <w:t>If at least one of the applicable Common Counts checks (A-C) match:</w:t>
      </w:r>
    </w:p>
    <w:p w14:paraId="28F045DF" w14:textId="1FC13C0C" w:rsidR="00F141DC" w:rsidRDefault="00F141DC" w:rsidP="00250578">
      <w:pPr>
        <w:ind w:left="720"/>
      </w:pPr>
      <w:r>
        <w:t>“If you believe at least one of the defenses under “Common Counts” applies, check off the “Common Counts” parent box and the main “Failure to State a Cause of Action” box.”</w:t>
      </w:r>
    </w:p>
    <w:p w14:paraId="29A8F752" w14:textId="7CD6C7D7" w:rsidR="00250578" w:rsidRPr="00250578" w:rsidRDefault="00250578" w:rsidP="00250578">
      <w:pPr>
        <w:ind w:left="720"/>
        <w:rPr>
          <w:b/>
          <w:bCs/>
        </w:rPr>
      </w:pPr>
      <w:r>
        <w:rPr>
          <w:b/>
          <w:bCs/>
        </w:rPr>
        <w:t>Ask about this checkbox.</w:t>
      </w:r>
    </w:p>
    <w:p w14:paraId="7E538CC7" w14:textId="77777777" w:rsidR="00E94995" w:rsidRDefault="00000000">
      <w:pPr>
        <w:pStyle w:val="Heading2"/>
      </w:pPr>
      <w:bookmarkStart w:id="27" w:name="_Toc243890422"/>
      <w:r>
        <w:t>Confirm and complete this defense</w:t>
      </w:r>
      <w:bookmarkEnd w:id="27"/>
    </w:p>
    <w:p w14:paraId="3FD07A88" w14:textId="77777777" w:rsidR="00250578" w:rsidRDefault="00250578" w:rsidP="00250578">
      <w:bookmarkStart w:id="28" w:name="defense_5"/>
      <w:r>
        <w:rPr>
          <w:b/>
        </w:rPr>
        <w:t>Continue to “Confirm selections.”</w:t>
      </w:r>
    </w:p>
    <w:p w14:paraId="1A829DB0" w14:textId="77777777" w:rsidR="00E94995" w:rsidRDefault="00000000">
      <w:pPr>
        <w:pStyle w:val="Heading1"/>
      </w:pPr>
      <w:bookmarkStart w:id="29" w:name="_Toc243890423"/>
      <w:r>
        <w:lastRenderedPageBreak/>
        <w:t>5 Mistake</w:t>
      </w:r>
      <w:bookmarkEnd w:id="28"/>
      <w:bookmarkEnd w:id="29"/>
    </w:p>
    <w:p w14:paraId="1FE8222F" w14:textId="77777777" w:rsidR="00E94995" w:rsidRDefault="00000000">
      <w:pPr>
        <w:pStyle w:val="Heading2"/>
      </w:pPr>
      <w:bookmarkStart w:id="30" w:name="_Toc243890424"/>
      <w:r>
        <w:t>General explanation show to everyone</w:t>
      </w:r>
      <w:bookmarkEnd w:id="30"/>
    </w:p>
    <w:p w14:paraId="27743639" w14:textId="77777777" w:rsidR="00E94995" w:rsidRDefault="00000000">
      <w:pPr>
        <w:keepNext/>
      </w:pPr>
      <w:r>
        <w:t>“Mistake may be applicable if there was any error made in the whole process. This includes incorrect late fees, more money sued for than owed, or anything that makes you confused about the amount sued. Many litigants check off mistake, since it is a broad defense.”</w:t>
      </w:r>
    </w:p>
    <w:p w14:paraId="2C05F04E" w14:textId="7A23F304" w:rsidR="00250578" w:rsidRPr="00250578" w:rsidRDefault="00250578">
      <w:pPr>
        <w:keepNext/>
        <w:rPr>
          <w:b/>
          <w:bCs/>
        </w:rPr>
      </w:pPr>
      <w:r w:rsidRPr="00250578">
        <w:rPr>
          <w:b/>
          <w:bCs/>
        </w:rPr>
        <w:t>Ask about this checkbox.</w:t>
      </w:r>
    </w:p>
    <w:p w14:paraId="3050F7AF" w14:textId="43D5F575" w:rsidR="00E94995" w:rsidRDefault="00000000">
      <w:r>
        <w:rPr>
          <w:b/>
        </w:rPr>
        <w:t xml:space="preserve">Continue to </w:t>
      </w:r>
      <w:r w:rsidR="003D7756">
        <w:rPr>
          <w:b/>
        </w:rPr>
        <w:t>“</w:t>
      </w:r>
      <w:r>
        <w:rPr>
          <w:b/>
        </w:rPr>
        <w:t>Confirm selections.</w:t>
      </w:r>
      <w:r w:rsidR="003D7756">
        <w:rPr>
          <w:b/>
        </w:rPr>
        <w:t>”</w:t>
      </w:r>
    </w:p>
    <w:p w14:paraId="2D3AB949" w14:textId="77777777" w:rsidR="00E94995" w:rsidRDefault="00000000">
      <w:pPr>
        <w:pStyle w:val="Heading1"/>
      </w:pPr>
      <w:bookmarkStart w:id="31" w:name="defense_6"/>
      <w:bookmarkStart w:id="32" w:name="_Toc243890425"/>
      <w:r>
        <w:t>6 Identity Theft</w:t>
      </w:r>
      <w:bookmarkEnd w:id="31"/>
      <w:bookmarkEnd w:id="32"/>
    </w:p>
    <w:p w14:paraId="40E2EEA6" w14:textId="77777777" w:rsidR="00E94995" w:rsidRDefault="00000000">
      <w:pPr>
        <w:pStyle w:val="Heading2"/>
      </w:pPr>
      <w:bookmarkStart w:id="33" w:name="_Toc243890426"/>
      <w:r>
        <w:t>General explanation show to everyone</w:t>
      </w:r>
      <w:bookmarkEnd w:id="33"/>
    </w:p>
    <w:p w14:paraId="5CEA3AEF" w14:textId="77777777" w:rsidR="00E94995" w:rsidRDefault="00000000">
      <w:r>
        <w:t>“Identity theft happens when someone uses your name or personal information without your permission to open an account or create debt. This defense may apply if [PLAINTIFF] is trying to collect debt created by that person. For example, someone may have used your information to open a credit card that you never applied for.”</w:t>
      </w:r>
    </w:p>
    <w:p w14:paraId="20E3BA7E" w14:textId="77777777" w:rsidR="00E94995" w:rsidRDefault="00000000">
      <w:pPr>
        <w:pStyle w:val="Heading2"/>
      </w:pPr>
      <w:bookmarkStart w:id="34" w:name="_Toc243890427"/>
      <w:r>
        <w:t>Use the account recognition answer already collected</w:t>
      </w:r>
      <w:bookmarkEnd w:id="34"/>
    </w:p>
    <w:p w14:paraId="5B763B2E" w14:textId="77777777" w:rsidR="00E94995" w:rsidRDefault="00000000">
      <w:pPr>
        <w:keepNext/>
      </w:pPr>
      <w:r>
        <w:rPr>
          <w:b/>
        </w:rPr>
        <w:t>If the user recognizes the account as one they opened:</w:t>
      </w:r>
    </w:p>
    <w:p w14:paraId="61C93185" w14:textId="77777777" w:rsidR="00E94995" w:rsidRDefault="00000000" w:rsidP="001477C3">
      <w:pPr>
        <w:ind w:left="720"/>
      </w:pPr>
      <w:r>
        <w:t>“You said that you recognize the account being sued for as one you opened.”</w:t>
      </w:r>
    </w:p>
    <w:p w14:paraId="7E7DA509" w14:textId="77777777" w:rsidR="00E94995" w:rsidRDefault="00000000" w:rsidP="001477C3">
      <w:pPr>
        <w:keepNext/>
        <w:ind w:left="720"/>
      </w:pPr>
      <w:r>
        <w:t>“This defense does not apply if you recognize the account sued for as yours.”</w:t>
      </w:r>
    </w:p>
    <w:p w14:paraId="353155C9" w14:textId="77777777" w:rsidR="00E94995" w:rsidRDefault="00000000" w:rsidP="001477C3">
      <w:pPr>
        <w:ind w:left="720"/>
      </w:pPr>
      <w:r>
        <w:rPr>
          <w:b/>
        </w:rPr>
        <w:t>Finish this defense.</w:t>
      </w:r>
    </w:p>
    <w:p w14:paraId="40B4E240" w14:textId="77777777" w:rsidR="00E94995" w:rsidRDefault="00000000">
      <w:pPr>
        <w:keepNext/>
      </w:pPr>
      <w:r>
        <w:rPr>
          <w:b/>
        </w:rPr>
        <w:t>If the user does not recognize the account as one they opened:</w:t>
      </w:r>
    </w:p>
    <w:p w14:paraId="7658901B" w14:textId="77777777" w:rsidR="00E94995" w:rsidRDefault="00000000">
      <w:r>
        <w:t>“You said that you do not recognize the account being sued for as one you opened. This could happen because [PLAINTIFF] mistakenly sued someone with a similar name, or because someone stole your identity to create the account. This defense only deals with the situation where someone stole your identity.”</w:t>
      </w:r>
    </w:p>
    <w:p w14:paraId="3E9D5A5D" w14:textId="77777777" w:rsidR="00E94995" w:rsidRDefault="00000000">
      <w:pPr>
        <w:keepNext/>
      </w:pPr>
      <w:r>
        <w:rPr>
          <w:b/>
        </w:rPr>
        <w:t>Ask:</w:t>
      </w:r>
    </w:p>
    <w:p w14:paraId="35A073AF" w14:textId="77777777" w:rsidR="00E94995" w:rsidRDefault="00000000">
      <w:r>
        <w:t>“Do you think someone stole your identity to create this debt?”</w:t>
      </w:r>
    </w:p>
    <w:p w14:paraId="6782C881" w14:textId="77777777" w:rsidR="00E94995" w:rsidRDefault="00000000" w:rsidP="001477C3">
      <w:pPr>
        <w:keepNext/>
        <w:ind w:left="720"/>
      </w:pPr>
      <w:r>
        <w:rPr>
          <w:b/>
        </w:rPr>
        <w:t>If Yes:</w:t>
      </w:r>
    </w:p>
    <w:p w14:paraId="1F52E517" w14:textId="77777777" w:rsidR="00E94995" w:rsidRDefault="00000000" w:rsidP="001477C3">
      <w:pPr>
        <w:keepNext/>
        <w:ind w:left="1440"/>
      </w:pPr>
      <w:r>
        <w:t>“You think someone stole your identity to create this debt. Please raise your hand and notify clinic staff, who can help you file a report.”</w:t>
      </w:r>
    </w:p>
    <w:p w14:paraId="4A2B703B" w14:textId="77777777" w:rsidR="00E94995" w:rsidRDefault="00000000" w:rsidP="001477C3">
      <w:pPr>
        <w:ind w:left="1440"/>
      </w:pPr>
      <w:r>
        <w:rPr>
          <w:b/>
        </w:rPr>
        <w:t>Refer to clinic staff. Do not automatically select this defense.</w:t>
      </w:r>
    </w:p>
    <w:p w14:paraId="7F7D6F35" w14:textId="77777777" w:rsidR="00E94995" w:rsidRDefault="00000000" w:rsidP="001477C3">
      <w:pPr>
        <w:keepNext/>
        <w:ind w:left="720"/>
      </w:pPr>
      <w:r>
        <w:rPr>
          <w:b/>
        </w:rPr>
        <w:t>If No:</w:t>
      </w:r>
    </w:p>
    <w:p w14:paraId="0A20340D" w14:textId="77777777" w:rsidR="00E94995" w:rsidRDefault="00000000" w:rsidP="001477C3">
      <w:pPr>
        <w:keepNext/>
        <w:ind w:left="1440"/>
      </w:pPr>
      <w:r>
        <w:t>“You said that you don’t think someone stole your identity to create this debt. This defense does not apply.”</w:t>
      </w:r>
    </w:p>
    <w:p w14:paraId="10798A80" w14:textId="77777777" w:rsidR="00E94995" w:rsidRDefault="00000000" w:rsidP="001477C3">
      <w:pPr>
        <w:ind w:left="1440"/>
      </w:pPr>
      <w:r>
        <w:rPr>
          <w:b/>
        </w:rPr>
        <w:t>Finish this defense.</w:t>
      </w:r>
    </w:p>
    <w:p w14:paraId="21C317AF" w14:textId="77777777" w:rsidR="00E94995" w:rsidRDefault="00000000" w:rsidP="001477C3">
      <w:pPr>
        <w:keepNext/>
        <w:ind w:left="720"/>
      </w:pPr>
      <w:r>
        <w:rPr>
          <w:b/>
        </w:rPr>
        <w:t>If Not sure:</w:t>
      </w:r>
    </w:p>
    <w:p w14:paraId="54705D7B" w14:textId="77777777" w:rsidR="00E94995" w:rsidRDefault="00000000" w:rsidP="001477C3">
      <w:pPr>
        <w:keepNext/>
        <w:ind w:left="1440"/>
      </w:pPr>
      <w:r>
        <w:t>“You said that you’re not sure whether someone stole your identity to create this debt. Do you have further questions on how to determine whether this account exists because of ID theft?”</w:t>
      </w:r>
    </w:p>
    <w:p w14:paraId="75BF0768" w14:textId="77777777" w:rsidR="00E94995" w:rsidRDefault="00000000" w:rsidP="001477C3">
      <w:pPr>
        <w:ind w:left="1440"/>
      </w:pPr>
      <w:r>
        <w:rPr>
          <w:b/>
        </w:rPr>
        <w:t>Continue to Clarify an unresolved answer.</w:t>
      </w:r>
    </w:p>
    <w:p w14:paraId="3C8C04D0" w14:textId="77777777" w:rsidR="00E94995" w:rsidRDefault="00000000">
      <w:pPr>
        <w:pStyle w:val="Heading1"/>
      </w:pPr>
      <w:bookmarkStart w:id="35" w:name="defense_7"/>
      <w:bookmarkStart w:id="36" w:name="_Toc243890428"/>
      <w:r>
        <w:lastRenderedPageBreak/>
        <w:t>7 Wrong Party</w:t>
      </w:r>
      <w:bookmarkEnd w:id="35"/>
      <w:bookmarkEnd w:id="36"/>
    </w:p>
    <w:p w14:paraId="62A165EB" w14:textId="77777777" w:rsidR="00E94995" w:rsidRDefault="00000000">
      <w:pPr>
        <w:pStyle w:val="Heading2"/>
      </w:pPr>
      <w:bookmarkStart w:id="37" w:name="_Toc243890429"/>
      <w:r>
        <w:t>General explanation show to everyone</w:t>
      </w:r>
      <w:bookmarkEnd w:id="37"/>
    </w:p>
    <w:p w14:paraId="64CFD7B6" w14:textId="77777777" w:rsidR="00E94995" w:rsidRDefault="00000000">
      <w:r>
        <w:t>“Wrong party means [PLAINTIFF] is suing you for a debt that someone else is legally responsible for. For example, you may have been confused with someone who has a similar name. Another example is being sued for a credit card someone else is responsible for, even if they allowed you to use that card. Whether you signed an agreement or were a joint account holder may matter in that instance.”</w:t>
      </w:r>
    </w:p>
    <w:p w14:paraId="14935E2D" w14:textId="77777777" w:rsidR="00E94995" w:rsidRDefault="00000000">
      <w:pPr>
        <w:pStyle w:val="Heading2"/>
      </w:pPr>
      <w:bookmarkStart w:id="38" w:name="_Toc243890430"/>
      <w:r>
        <w:t>Use the account recognition answer already collected</w:t>
      </w:r>
      <w:bookmarkEnd w:id="38"/>
    </w:p>
    <w:p w14:paraId="74909DE4" w14:textId="77777777" w:rsidR="00E94995" w:rsidRDefault="00000000">
      <w:pPr>
        <w:keepNext/>
      </w:pPr>
      <w:r>
        <w:rPr>
          <w:b/>
        </w:rPr>
        <w:t>If the user recognizes the account as one they opened:</w:t>
      </w:r>
    </w:p>
    <w:p w14:paraId="6B0620D9" w14:textId="77777777" w:rsidR="00E94995" w:rsidRDefault="00000000" w:rsidP="001477C3">
      <w:pPr>
        <w:ind w:left="720"/>
      </w:pPr>
      <w:r>
        <w:t>“You said that you recognize the account being sued for as one that you opened.”</w:t>
      </w:r>
    </w:p>
    <w:p w14:paraId="652709C2" w14:textId="77777777" w:rsidR="00E94995" w:rsidRDefault="00000000" w:rsidP="001477C3">
      <w:pPr>
        <w:keepNext/>
        <w:ind w:left="720"/>
      </w:pPr>
      <w:r>
        <w:t>“If you recognize this account as one you opened, this defense does not apply.”</w:t>
      </w:r>
    </w:p>
    <w:p w14:paraId="25AE4B18" w14:textId="77777777" w:rsidR="00E94995" w:rsidRDefault="00000000" w:rsidP="001477C3">
      <w:pPr>
        <w:ind w:left="720"/>
      </w:pPr>
      <w:r>
        <w:rPr>
          <w:b/>
        </w:rPr>
        <w:t>Finish this defense.</w:t>
      </w:r>
    </w:p>
    <w:p w14:paraId="2A83959C" w14:textId="77777777" w:rsidR="00E94995" w:rsidRDefault="00000000">
      <w:pPr>
        <w:keepNext/>
      </w:pPr>
      <w:r>
        <w:rPr>
          <w:b/>
        </w:rPr>
        <w:t>If the user does not recognize the account as one they opened:</w:t>
      </w:r>
    </w:p>
    <w:p w14:paraId="150F5CDD" w14:textId="77777777" w:rsidR="00E94995" w:rsidRDefault="00000000">
      <w:r>
        <w:t>“You said that you do not recognize the account being sued for as one that you opened.”</w:t>
      </w:r>
    </w:p>
    <w:p w14:paraId="096A3FF0" w14:textId="77777777" w:rsidR="00E94995" w:rsidRDefault="00000000">
      <w:pPr>
        <w:keepNext/>
      </w:pPr>
      <w:r>
        <w:rPr>
          <w:b/>
        </w:rPr>
        <w:t>Ask:</w:t>
      </w:r>
    </w:p>
    <w:p w14:paraId="4C238FC3" w14:textId="77777777" w:rsidR="00E94995" w:rsidRDefault="00000000">
      <w:r>
        <w:t>“Did someone else open the account (even if you’ve used the card)?”</w:t>
      </w:r>
    </w:p>
    <w:p w14:paraId="0B4F00D0" w14:textId="77777777" w:rsidR="00E94995" w:rsidRDefault="00000000" w:rsidP="001477C3">
      <w:pPr>
        <w:keepNext/>
        <w:ind w:left="720"/>
      </w:pPr>
      <w:r>
        <w:rPr>
          <w:b/>
        </w:rPr>
        <w:t>If Yes:</w:t>
      </w:r>
    </w:p>
    <w:p w14:paraId="70DEDE49" w14:textId="77777777" w:rsidR="00E94995" w:rsidRDefault="00000000" w:rsidP="001477C3">
      <w:pPr>
        <w:keepNext/>
        <w:ind w:left="1440"/>
      </w:pPr>
      <w:r>
        <w:t>“You said that you’re not responsible for this debt because someone else opened the account. This is an important matter which may require further steps. Please raise your hand and notify clinic staff.”</w:t>
      </w:r>
    </w:p>
    <w:p w14:paraId="05FD022D" w14:textId="30551E2B" w:rsidR="00E94995" w:rsidRDefault="00000000" w:rsidP="001477C3">
      <w:pPr>
        <w:ind w:left="1440"/>
      </w:pPr>
      <w:r>
        <w:rPr>
          <w:b/>
        </w:rPr>
        <w:t>Refer to clinic staff. Do not automatically select this defense.</w:t>
      </w:r>
    </w:p>
    <w:p w14:paraId="56492C32" w14:textId="3A8ECD0C" w:rsidR="00E94995" w:rsidRDefault="00000000" w:rsidP="001477C3">
      <w:pPr>
        <w:keepNext/>
        <w:ind w:left="720"/>
      </w:pPr>
      <w:r>
        <w:rPr>
          <w:b/>
        </w:rPr>
        <w:t xml:space="preserve">If </w:t>
      </w:r>
      <w:r w:rsidR="001477C3">
        <w:rPr>
          <w:b/>
        </w:rPr>
        <w:t xml:space="preserve">No OR </w:t>
      </w:r>
      <w:r>
        <w:rPr>
          <w:b/>
        </w:rPr>
        <w:t>Not sure:</w:t>
      </w:r>
    </w:p>
    <w:p w14:paraId="50316EAD" w14:textId="6402BBF3" w:rsidR="00E94995" w:rsidRDefault="00000000" w:rsidP="001477C3">
      <w:pPr>
        <w:keepNext/>
        <w:ind w:left="1440"/>
      </w:pPr>
      <w:r>
        <w:t>“You</w:t>
      </w:r>
      <w:r w:rsidR="001477C3">
        <w:t>’ve indicated</w:t>
      </w:r>
      <w:r>
        <w:t xml:space="preserve"> that you’re not sure whether the wrong party opened the account. Do you have further questions on how to determine whether this account belongs to you or not?”</w:t>
      </w:r>
    </w:p>
    <w:p w14:paraId="136FCE00" w14:textId="77777777" w:rsidR="00E94995" w:rsidRDefault="00000000" w:rsidP="001477C3">
      <w:pPr>
        <w:ind w:left="1440"/>
      </w:pPr>
      <w:r>
        <w:rPr>
          <w:b/>
        </w:rPr>
        <w:t>Continue to Clarify an unresolved answer.</w:t>
      </w:r>
    </w:p>
    <w:p w14:paraId="433E7FBC" w14:textId="77777777" w:rsidR="00E94995" w:rsidRDefault="00000000">
      <w:pPr>
        <w:pStyle w:val="Heading1"/>
      </w:pPr>
      <w:bookmarkStart w:id="39" w:name="defense_8"/>
      <w:bookmarkStart w:id="40" w:name="_Toc243890431"/>
      <w:r>
        <w:t>8 Laches</w:t>
      </w:r>
      <w:bookmarkEnd w:id="39"/>
      <w:bookmarkEnd w:id="40"/>
    </w:p>
    <w:p w14:paraId="4FB72FCE" w14:textId="77777777" w:rsidR="00E94995" w:rsidRDefault="00000000">
      <w:pPr>
        <w:pStyle w:val="Heading2"/>
      </w:pPr>
      <w:bookmarkStart w:id="41" w:name="_Toc243890432"/>
      <w:r>
        <w:t>General explanation show to everyone</w:t>
      </w:r>
      <w:bookmarkEnd w:id="41"/>
    </w:p>
    <w:p w14:paraId="41B1C9E0" w14:textId="3DD01216" w:rsidR="00E94995" w:rsidRDefault="00000000">
      <w:r>
        <w:t>“Laches may apply if [PLAINTIFF] waited an unreasonably long time to sue and that delay made it harder for you to defend yourself. For example, account records may have been lost or become unavailable while [PLAINTIFF] waited. The following questions help identify whether the delay made it harder to obtain information about your account.”</w:t>
      </w:r>
    </w:p>
    <w:p w14:paraId="5C9A809F" w14:textId="77777777" w:rsidR="00E94995" w:rsidRDefault="00000000">
      <w:pPr>
        <w:pStyle w:val="Heading2"/>
      </w:pPr>
      <w:bookmarkStart w:id="42" w:name="_Toc243890433"/>
      <w:r>
        <w:t>Ask about access to account information</w:t>
      </w:r>
      <w:bookmarkEnd w:id="42"/>
    </w:p>
    <w:p w14:paraId="2E454355" w14:textId="77777777" w:rsidR="00E94995" w:rsidRDefault="00000000">
      <w:pPr>
        <w:keepNext/>
      </w:pPr>
      <w:r>
        <w:rPr>
          <w:b/>
        </w:rPr>
        <w:t>Ask:</w:t>
      </w:r>
    </w:p>
    <w:p w14:paraId="3234D91D" w14:textId="77777777" w:rsidR="00E94995" w:rsidRDefault="00000000">
      <w:r>
        <w:t>“Are you locked out of your online portal?”</w:t>
      </w:r>
    </w:p>
    <w:p w14:paraId="307A0115" w14:textId="77777777" w:rsidR="00E94995" w:rsidRDefault="00000000">
      <w:pPr>
        <w:keepNext/>
      </w:pPr>
      <w:r>
        <w:rPr>
          <w:b/>
        </w:rPr>
        <w:t>Ask:</w:t>
      </w:r>
    </w:p>
    <w:p w14:paraId="53884A69" w14:textId="77777777" w:rsidR="00E94995" w:rsidRDefault="00000000">
      <w:r>
        <w:t>“Are you reliant only on the bank’s/debt collector’s provided statements (as opposed to having your own copies of your account statements)?”</w:t>
      </w:r>
    </w:p>
    <w:p w14:paraId="2E9B786F" w14:textId="77777777" w:rsidR="00E94995" w:rsidRDefault="00000000">
      <w:pPr>
        <w:keepNext/>
      </w:pPr>
      <w:r>
        <w:rPr>
          <w:b/>
        </w:rPr>
        <w:lastRenderedPageBreak/>
        <w:t>Ask:</w:t>
      </w:r>
    </w:p>
    <w:p w14:paraId="1D680F72" w14:textId="77777777" w:rsidR="00E94995" w:rsidRDefault="00000000">
      <w:r>
        <w:t>“Would you have difficulty finding information that you used to have about your accounts because [PLAINTIFF] waited too long to sue?”</w:t>
      </w:r>
    </w:p>
    <w:p w14:paraId="3C254914" w14:textId="77777777" w:rsidR="00E94995" w:rsidRDefault="00000000" w:rsidP="000862AE">
      <w:pPr>
        <w:keepNext/>
        <w:ind w:left="720"/>
      </w:pPr>
      <w:r>
        <w:rPr>
          <w:b/>
        </w:rPr>
        <w:t>If the user answers Yes to at least one question:</w:t>
      </w:r>
    </w:p>
    <w:p w14:paraId="7D7154BC" w14:textId="77777777" w:rsidR="00E94995" w:rsidRDefault="00000000" w:rsidP="000862AE">
      <w:pPr>
        <w:keepNext/>
        <w:ind w:left="1440"/>
      </w:pPr>
      <w:r>
        <w:t>“Laches may be applicable since waiting to sue made it more difficult for you to find information about your account. Many litigants check off laches, since it is a broad defense.”</w:t>
      </w:r>
    </w:p>
    <w:p w14:paraId="6D8A40BC" w14:textId="0EC3A297" w:rsidR="000862AE" w:rsidRPr="000862AE" w:rsidRDefault="000862AE" w:rsidP="000862AE">
      <w:pPr>
        <w:keepNext/>
        <w:ind w:left="1440"/>
        <w:rPr>
          <w:b/>
          <w:bCs/>
        </w:rPr>
      </w:pPr>
      <w:r w:rsidRPr="000862AE">
        <w:rPr>
          <w:b/>
          <w:bCs/>
        </w:rPr>
        <w:t>Ask about this checkbox.</w:t>
      </w:r>
    </w:p>
    <w:p w14:paraId="7FCCB3A5" w14:textId="77777777" w:rsidR="00E94995" w:rsidRDefault="00000000" w:rsidP="000862AE">
      <w:pPr>
        <w:ind w:left="1440"/>
      </w:pPr>
      <w:r>
        <w:rPr>
          <w:b/>
        </w:rPr>
        <w:t>Continue to Confirm selections.</w:t>
      </w:r>
    </w:p>
    <w:p w14:paraId="6B14AAD0" w14:textId="77777777" w:rsidR="00E94995" w:rsidRDefault="00000000" w:rsidP="000862AE">
      <w:pPr>
        <w:keepNext/>
        <w:ind w:left="720"/>
      </w:pPr>
      <w:r>
        <w:rPr>
          <w:b/>
        </w:rPr>
        <w:t>If the user answers No to all three questions:</w:t>
      </w:r>
    </w:p>
    <w:p w14:paraId="07ED2AFD" w14:textId="77777777" w:rsidR="000862AE" w:rsidRDefault="00000000" w:rsidP="000862AE">
      <w:pPr>
        <w:keepNext/>
        <w:ind w:left="1440"/>
      </w:pPr>
      <w:r>
        <w:t xml:space="preserve">“You did not report difficulty accessing your account records. Laches may not be applicable if you did not </w:t>
      </w:r>
      <w:proofErr w:type="gramStart"/>
      <w:r>
        <w:t>experience difficulty</w:t>
      </w:r>
      <w:proofErr w:type="gramEnd"/>
      <w:r>
        <w:t xml:space="preserve"> in finding account </w:t>
      </w:r>
      <w:proofErr w:type="gramStart"/>
      <w:r>
        <w:t>information.”</w:t>
      </w:r>
      <w:proofErr w:type="gramEnd"/>
    </w:p>
    <w:p w14:paraId="27078A82" w14:textId="77777777" w:rsidR="000862AE" w:rsidRDefault="00000000" w:rsidP="000862AE">
      <w:pPr>
        <w:keepNext/>
        <w:ind w:left="1440"/>
        <w:rPr>
          <w:b/>
        </w:rPr>
      </w:pPr>
      <w:r>
        <w:rPr>
          <w:b/>
        </w:rPr>
        <w:t xml:space="preserve">Finish this defense. </w:t>
      </w:r>
    </w:p>
    <w:p w14:paraId="47DB2966" w14:textId="77777777" w:rsidR="000862AE" w:rsidRDefault="00000000" w:rsidP="000862AE">
      <w:pPr>
        <w:keepNext/>
        <w:ind w:left="720"/>
        <w:rPr>
          <w:b/>
        </w:rPr>
      </w:pPr>
      <w:r>
        <w:rPr>
          <w:b/>
        </w:rPr>
        <w:t>If an answer remains unresolved and there is no Yes answer</w:t>
      </w:r>
    </w:p>
    <w:p w14:paraId="315F2074" w14:textId="6CF32B90" w:rsidR="00E94995" w:rsidRDefault="00000000" w:rsidP="000862AE">
      <w:pPr>
        <w:keepNext/>
        <w:ind w:left="720" w:firstLine="720"/>
      </w:pPr>
      <w:r>
        <w:rPr>
          <w:b/>
        </w:rPr>
        <w:t>Clarify an unresolved answer.</w:t>
      </w:r>
    </w:p>
    <w:p w14:paraId="296CD6A9" w14:textId="77777777" w:rsidR="00E94995" w:rsidRDefault="00000000">
      <w:pPr>
        <w:pStyle w:val="Heading1"/>
      </w:pPr>
      <w:bookmarkStart w:id="43" w:name="defense_9"/>
      <w:bookmarkStart w:id="44" w:name="_Toc243890434"/>
      <w:r>
        <w:t>9 Fraud Misrepresentation and Concealment</w:t>
      </w:r>
      <w:bookmarkEnd w:id="43"/>
      <w:bookmarkEnd w:id="44"/>
    </w:p>
    <w:p w14:paraId="4F73E709" w14:textId="77777777" w:rsidR="00E94995" w:rsidRDefault="00000000">
      <w:pPr>
        <w:pStyle w:val="Heading2"/>
      </w:pPr>
      <w:bookmarkStart w:id="45" w:name="_Toc243890435"/>
      <w:r>
        <w:t>General explanation show to everyone</w:t>
      </w:r>
      <w:bookmarkEnd w:id="45"/>
    </w:p>
    <w:p w14:paraId="2C7335B6" w14:textId="77777777" w:rsidR="00E94995" w:rsidRDefault="00000000">
      <w:r>
        <w:t>“Fraud, misrepresentation, and concealment involve being misled about important facts related to the debt, by any party. For example, a creditor may have misled you about fees or penalties, and you agreed to the account or made payments based on that information. Another example is if someone else opened the account by stealing your identity.”</w:t>
      </w:r>
    </w:p>
    <w:p w14:paraId="5AE0611B" w14:textId="77777777" w:rsidR="00E94995" w:rsidRDefault="00000000">
      <w:pPr>
        <w:pStyle w:val="Heading2"/>
      </w:pPr>
      <w:bookmarkStart w:id="46" w:name="_Toc243890436"/>
      <w:r>
        <w:t>Use the identity theft answer already collected</w:t>
      </w:r>
      <w:bookmarkEnd w:id="46"/>
    </w:p>
    <w:p w14:paraId="6CFA286A" w14:textId="77777777" w:rsidR="00E94995" w:rsidRDefault="00000000">
      <w:pPr>
        <w:keepNext/>
      </w:pPr>
      <w:r>
        <w:rPr>
          <w:b/>
        </w:rPr>
        <w:t>If the user reported suspected identity theft:</w:t>
      </w:r>
    </w:p>
    <w:p w14:paraId="53ED6204" w14:textId="77777777" w:rsidR="00E94995" w:rsidRDefault="00000000" w:rsidP="000862AE">
      <w:pPr>
        <w:ind w:left="720"/>
      </w:pPr>
      <w:r>
        <w:t>“You indicated earlier that you suspect identity theft—someone else opened this account under your name without your consent.”</w:t>
      </w:r>
    </w:p>
    <w:p w14:paraId="54D628DD" w14:textId="77777777" w:rsidR="00E94995" w:rsidRDefault="00000000" w:rsidP="000862AE">
      <w:pPr>
        <w:keepNext/>
        <w:ind w:left="720"/>
      </w:pPr>
      <w:r>
        <w:t>“This defense may apply since you suspect identity theft. Many litigants who check off identity theft also check off this defense.”</w:t>
      </w:r>
    </w:p>
    <w:p w14:paraId="36EA9854" w14:textId="27DAC2BD" w:rsidR="00E94995" w:rsidRDefault="000862AE" w:rsidP="000862AE">
      <w:pPr>
        <w:ind w:left="720"/>
      </w:pPr>
      <w:r w:rsidRPr="000862AE">
        <w:rPr>
          <w:b/>
        </w:rPr>
        <w:t>Ask about this checkbox.</w:t>
      </w:r>
      <w:r>
        <w:rPr>
          <w:b/>
        </w:rPr>
        <w:t xml:space="preserve"> Record that the user reported fraud for reuse in Common Counts Only. Continue to Confirm selections. Skip the question below.</w:t>
      </w:r>
    </w:p>
    <w:p w14:paraId="60E29386" w14:textId="77777777" w:rsidR="00E94995" w:rsidRDefault="00000000">
      <w:pPr>
        <w:pStyle w:val="Heading2"/>
      </w:pPr>
      <w:bookmarkStart w:id="47" w:name="_Toc243890437"/>
      <w:r>
        <w:t>Ask about false or missing information</w:t>
      </w:r>
      <w:bookmarkEnd w:id="47"/>
    </w:p>
    <w:p w14:paraId="6F4260AE" w14:textId="77777777" w:rsidR="00E94995" w:rsidRDefault="00000000">
      <w:pPr>
        <w:keepNext/>
      </w:pPr>
      <w:r>
        <w:rPr>
          <w:b/>
        </w:rPr>
        <w:t>If the identity theft answer was No or Not sure, ask the following question. The question is the same for either plaintiff type:</w:t>
      </w:r>
    </w:p>
    <w:p w14:paraId="6083EDB8" w14:textId="77777777" w:rsidR="00E94995" w:rsidRDefault="00000000">
      <w:pPr>
        <w:keepNext/>
      </w:pPr>
      <w:r>
        <w:rPr>
          <w:b/>
        </w:rPr>
        <w:t>Ask:</w:t>
      </w:r>
    </w:p>
    <w:p w14:paraId="40438515" w14:textId="77777777" w:rsidR="00E94995" w:rsidRDefault="00000000">
      <w:r>
        <w:t>“Did [PLAINTIFF] give you false information or leave out important information about this account, such as fees?”</w:t>
      </w:r>
    </w:p>
    <w:p w14:paraId="79555D47" w14:textId="77777777" w:rsidR="00E94995" w:rsidRDefault="00000000">
      <w:pPr>
        <w:keepNext/>
      </w:pPr>
      <w:r>
        <w:rPr>
          <w:b/>
        </w:rPr>
        <w:t xml:space="preserve">If </w:t>
      </w:r>
      <w:proofErr w:type="gramStart"/>
      <w:r>
        <w:rPr>
          <w:b/>
        </w:rPr>
        <w:t>Yes</w:t>
      </w:r>
      <w:proofErr w:type="gramEnd"/>
      <w:r>
        <w:rPr>
          <w:b/>
        </w:rPr>
        <w:t>, show the response for the plaintiff type:</w:t>
      </w:r>
    </w:p>
    <w:p w14:paraId="5AE86726" w14:textId="77777777" w:rsidR="00E94995" w:rsidRDefault="00000000" w:rsidP="000862AE">
      <w:pPr>
        <w:keepNext/>
        <w:ind w:left="720"/>
      </w:pPr>
      <w:r>
        <w:rPr>
          <w:b/>
        </w:rPr>
        <w:t>Debt buyer:</w:t>
      </w:r>
    </w:p>
    <w:p w14:paraId="20CA0E79" w14:textId="77777777" w:rsidR="00E94995" w:rsidRDefault="00000000" w:rsidP="000862AE">
      <w:pPr>
        <w:ind w:left="720"/>
      </w:pPr>
      <w:r>
        <w:t>“This defense may apply if you think [PLAINTIFF] or [ORIGINAL.CREDITOR] hid important facts about your account from you.”</w:t>
      </w:r>
    </w:p>
    <w:p w14:paraId="029A007E" w14:textId="77777777" w:rsidR="00E94995" w:rsidRDefault="00000000" w:rsidP="000862AE">
      <w:pPr>
        <w:keepNext/>
        <w:ind w:left="720"/>
      </w:pPr>
      <w:r>
        <w:rPr>
          <w:b/>
        </w:rPr>
        <w:lastRenderedPageBreak/>
        <w:t>Original creditor:</w:t>
      </w:r>
    </w:p>
    <w:p w14:paraId="69118EA7" w14:textId="77777777" w:rsidR="00E94995" w:rsidRDefault="00000000" w:rsidP="000862AE">
      <w:pPr>
        <w:keepNext/>
        <w:ind w:left="720"/>
      </w:pPr>
      <w:r>
        <w:t>“This defense may apply if you think [PLAINTIFF] hid important facts about your account from you.”</w:t>
      </w:r>
    </w:p>
    <w:p w14:paraId="619A954E" w14:textId="795958CB" w:rsidR="00E94995" w:rsidRDefault="000862AE" w:rsidP="000862AE">
      <w:pPr>
        <w:ind w:left="720"/>
      </w:pPr>
      <w:r w:rsidRPr="000862AE">
        <w:rPr>
          <w:b/>
        </w:rPr>
        <w:t>Ask about this checkbox.</w:t>
      </w:r>
      <w:r>
        <w:rPr>
          <w:b/>
        </w:rPr>
        <w:t xml:space="preserve"> Record that the user reported fraud for reuse in Common Counts Only. Continue to Confirm selections.</w:t>
      </w:r>
    </w:p>
    <w:p w14:paraId="025EACC1" w14:textId="77777777" w:rsidR="00E94995" w:rsidRDefault="00000000">
      <w:pPr>
        <w:keepNext/>
      </w:pPr>
      <w:r>
        <w:rPr>
          <w:b/>
        </w:rPr>
        <w:t>If No:</w:t>
      </w:r>
    </w:p>
    <w:p w14:paraId="05160C4F" w14:textId="77777777" w:rsidR="00E94995" w:rsidRDefault="00000000" w:rsidP="000862AE">
      <w:pPr>
        <w:keepNext/>
        <w:ind w:left="720"/>
      </w:pPr>
      <w:r>
        <w:t>“This defense does not apply since you did not report false or missing information about this account.”</w:t>
      </w:r>
    </w:p>
    <w:p w14:paraId="39E2DBEA" w14:textId="77777777" w:rsidR="00E94995" w:rsidRDefault="00000000" w:rsidP="000862AE">
      <w:pPr>
        <w:ind w:left="720"/>
      </w:pPr>
      <w:r>
        <w:rPr>
          <w:b/>
        </w:rPr>
        <w:t>Finish this defense.</w:t>
      </w:r>
    </w:p>
    <w:p w14:paraId="4F1B66BB" w14:textId="77777777" w:rsidR="00E94995" w:rsidRDefault="00000000">
      <w:pPr>
        <w:keepNext/>
      </w:pPr>
      <w:r>
        <w:rPr>
          <w:b/>
        </w:rPr>
        <w:t>If Not sure:</w:t>
      </w:r>
    </w:p>
    <w:p w14:paraId="6940F078" w14:textId="77777777" w:rsidR="00E94995" w:rsidRDefault="00000000" w:rsidP="000862AE">
      <w:pPr>
        <w:keepNext/>
        <w:ind w:left="720"/>
      </w:pPr>
      <w:r>
        <w:t>“You said that you’re not sure whether [PLAINTIFF] misled you about your account. Do you have further questions on how to determine whether [PLAINTIFF] hid important facts about your account from you or not?”</w:t>
      </w:r>
    </w:p>
    <w:p w14:paraId="7B5611F1" w14:textId="77777777" w:rsidR="00E94995" w:rsidRDefault="00000000" w:rsidP="000862AE">
      <w:pPr>
        <w:ind w:left="720"/>
      </w:pPr>
      <w:r>
        <w:rPr>
          <w:b/>
        </w:rPr>
        <w:t>Continue to Clarify an unresolved answer.</w:t>
      </w:r>
    </w:p>
    <w:p w14:paraId="2FFB4F66" w14:textId="77777777" w:rsidR="00E94995" w:rsidRDefault="00000000">
      <w:pPr>
        <w:pStyle w:val="Heading1"/>
      </w:pPr>
      <w:bookmarkStart w:id="48" w:name="defense_10"/>
      <w:bookmarkStart w:id="49" w:name="_Toc243890438"/>
      <w:r>
        <w:t>10 Failure to Mitigate</w:t>
      </w:r>
      <w:bookmarkEnd w:id="48"/>
      <w:bookmarkEnd w:id="49"/>
    </w:p>
    <w:p w14:paraId="5721D7D7" w14:textId="77777777" w:rsidR="00E94995" w:rsidRDefault="00000000">
      <w:pPr>
        <w:pStyle w:val="Heading2"/>
      </w:pPr>
      <w:bookmarkStart w:id="50" w:name="_Toc243890439"/>
      <w:r>
        <w:t>General explanation show to everyone</w:t>
      </w:r>
      <w:bookmarkEnd w:id="50"/>
    </w:p>
    <w:p w14:paraId="48624080" w14:textId="77777777" w:rsidR="00E94995" w:rsidRDefault="00000000">
      <w:r>
        <w:t>“Failure to mitigate means [PLAINTIFF] did not take reasonable steps to avoid or reduce losses related to the debt. The questions below ask about whether [PLAINTIFF] attempted to arrange payments or negotiate before suing.”</w:t>
      </w:r>
    </w:p>
    <w:p w14:paraId="7C514FD4" w14:textId="77777777" w:rsidR="00E94995" w:rsidRDefault="00000000">
      <w:pPr>
        <w:pStyle w:val="Heading2"/>
      </w:pPr>
      <w:bookmarkStart w:id="51" w:name="_Toc243890440"/>
      <w:r>
        <w:t>Use the debt consolidation answer already collected</w:t>
      </w:r>
      <w:bookmarkEnd w:id="51"/>
    </w:p>
    <w:p w14:paraId="56707658" w14:textId="77777777" w:rsidR="00E94995" w:rsidRDefault="00000000">
      <w:pPr>
        <w:keepNext/>
      </w:pPr>
      <w:r>
        <w:rPr>
          <w:b/>
        </w:rPr>
        <w:t>If the user is working with a debt consolidation company:</w:t>
      </w:r>
    </w:p>
    <w:p w14:paraId="3378F166" w14:textId="77777777" w:rsidR="00E94995" w:rsidRDefault="00000000">
      <w:r>
        <w:t>“You are working with a debt consolidation company on this account.”</w:t>
      </w:r>
    </w:p>
    <w:p w14:paraId="41D1B151" w14:textId="77777777" w:rsidR="00E94995" w:rsidRDefault="00000000">
      <w:pPr>
        <w:pStyle w:val="Heading2"/>
      </w:pPr>
      <w:bookmarkStart w:id="52" w:name="_Toc243890441"/>
      <w:r>
        <w:t>Ask about contact and settlement offers</w:t>
      </w:r>
      <w:bookmarkEnd w:id="52"/>
    </w:p>
    <w:p w14:paraId="248C5368" w14:textId="77777777" w:rsidR="00E94995" w:rsidRDefault="00000000">
      <w:pPr>
        <w:keepNext/>
      </w:pPr>
      <w:r>
        <w:rPr>
          <w:b/>
        </w:rPr>
        <w:t>If the user is not working with a debt consolidation company, ask both questions:</w:t>
      </w:r>
    </w:p>
    <w:p w14:paraId="36689499" w14:textId="77777777" w:rsidR="00E94995" w:rsidRDefault="00000000" w:rsidP="0032453B">
      <w:pPr>
        <w:keepNext/>
        <w:ind w:left="720"/>
      </w:pPr>
      <w:r>
        <w:rPr>
          <w:b/>
        </w:rPr>
        <w:t>Ask:</w:t>
      </w:r>
    </w:p>
    <w:p w14:paraId="651986EC" w14:textId="77777777" w:rsidR="00E94995" w:rsidRDefault="00000000" w:rsidP="0032453B">
      <w:pPr>
        <w:ind w:left="720"/>
      </w:pPr>
      <w:r>
        <w:t>“Did the plaintiff try to call or email you to set up a payment plan or agreement before suing?”</w:t>
      </w:r>
    </w:p>
    <w:p w14:paraId="1F5A07AB" w14:textId="77777777" w:rsidR="00E94995" w:rsidRDefault="00000000" w:rsidP="0032453B">
      <w:pPr>
        <w:keepNext/>
        <w:ind w:left="720"/>
      </w:pPr>
      <w:r>
        <w:rPr>
          <w:b/>
        </w:rPr>
        <w:t>Ask:</w:t>
      </w:r>
    </w:p>
    <w:p w14:paraId="5BE4EF3B" w14:textId="77777777" w:rsidR="00E94995" w:rsidRDefault="00000000" w:rsidP="0032453B">
      <w:pPr>
        <w:ind w:left="720"/>
      </w:pPr>
      <w:r>
        <w:t>“Did the plaintiff sue after declining a settlement offer you made?”</w:t>
      </w:r>
    </w:p>
    <w:p w14:paraId="78BA888A" w14:textId="77777777" w:rsidR="00E94995" w:rsidRDefault="00000000">
      <w:pPr>
        <w:keepNext/>
      </w:pPr>
      <w:r>
        <w:rPr>
          <w:b/>
        </w:rPr>
        <w:t>If the user is working with a debt consolidation company, ask these versions instead:</w:t>
      </w:r>
    </w:p>
    <w:p w14:paraId="27151BBB" w14:textId="77777777" w:rsidR="00E94995" w:rsidRDefault="00000000" w:rsidP="0032453B">
      <w:pPr>
        <w:ind w:left="720"/>
      </w:pPr>
      <w:r>
        <w:t>“Did the plaintiff try to call or email you or the debt consolidation company to set up a payment plan or agreement before suing?”</w:t>
      </w:r>
    </w:p>
    <w:p w14:paraId="6FD5A9AD" w14:textId="77777777" w:rsidR="00E94995" w:rsidRDefault="00000000" w:rsidP="0032453B">
      <w:pPr>
        <w:ind w:left="720"/>
      </w:pPr>
      <w:r>
        <w:t>“Did the plaintiff sue after declining a settlement offer made by you or the debt consolidation company?”</w:t>
      </w:r>
    </w:p>
    <w:p w14:paraId="72DB3C65" w14:textId="77777777" w:rsidR="00E94995" w:rsidRDefault="00000000">
      <w:pPr>
        <w:pStyle w:val="Heading2"/>
      </w:pPr>
      <w:bookmarkStart w:id="53" w:name="_Toc243890442"/>
      <w:r>
        <w:t>Follow up on uncertain answers</w:t>
      </w:r>
      <w:bookmarkEnd w:id="53"/>
    </w:p>
    <w:p w14:paraId="5FA8D3EB" w14:textId="77777777" w:rsidR="00E94995" w:rsidRDefault="00000000">
      <w:pPr>
        <w:keepNext/>
      </w:pPr>
      <w:r>
        <w:rPr>
          <w:b/>
        </w:rPr>
        <w:t>If the user is Not sure about attempted contact, use the matching version:</w:t>
      </w:r>
    </w:p>
    <w:p w14:paraId="6AD6C77E" w14:textId="77777777" w:rsidR="00E94995" w:rsidRDefault="00000000" w:rsidP="0032453B">
      <w:pPr>
        <w:keepNext/>
        <w:ind w:left="720"/>
      </w:pPr>
      <w:r>
        <w:rPr>
          <w:b/>
        </w:rPr>
        <w:t>If the user is not working with a debt consolidation company:</w:t>
      </w:r>
    </w:p>
    <w:p w14:paraId="4CB026E8" w14:textId="77777777" w:rsidR="00E94995" w:rsidRDefault="00000000" w:rsidP="0032453B">
      <w:pPr>
        <w:ind w:left="720"/>
      </w:pPr>
      <w:r>
        <w:t>“You said that you’re not sure whether [PLAINTIFF] tried to call or email you to set up a payment plan or agreement before suing. Is this because you haven’t noticed a call or email, you don’t pick up the phone, or another reason?”</w:t>
      </w:r>
    </w:p>
    <w:p w14:paraId="1CD16F1F" w14:textId="77777777" w:rsidR="00E94995" w:rsidRDefault="00000000" w:rsidP="0032453B">
      <w:pPr>
        <w:keepNext/>
        <w:ind w:left="720"/>
      </w:pPr>
      <w:r>
        <w:rPr>
          <w:b/>
        </w:rPr>
        <w:lastRenderedPageBreak/>
        <w:t>If the user is working with a debt consolidation company:</w:t>
      </w:r>
    </w:p>
    <w:p w14:paraId="29A0ADC3" w14:textId="77777777" w:rsidR="00E94995" w:rsidRDefault="00000000" w:rsidP="0032453B">
      <w:pPr>
        <w:ind w:left="720"/>
      </w:pPr>
      <w:r>
        <w:t>“You said that you’re not sure whether [PLAINTIFF] tried to call or email you or the debt consolidation company to set up a payment plan or agreement before suing. Is this because you haven’t noticed a call or email, you don’t pick up the phone, or another reason?”</w:t>
      </w:r>
    </w:p>
    <w:p w14:paraId="1436DFD8" w14:textId="77777777" w:rsidR="00E94995" w:rsidRDefault="00000000">
      <w:pPr>
        <w:keepNext/>
      </w:pPr>
      <w:r>
        <w:rPr>
          <w:b/>
        </w:rPr>
        <w:t>If the user is Not sure about the declined settlement offer, use the matching version:</w:t>
      </w:r>
    </w:p>
    <w:p w14:paraId="18361852" w14:textId="77777777" w:rsidR="00E94995" w:rsidRDefault="00000000" w:rsidP="0032453B">
      <w:pPr>
        <w:keepNext/>
        <w:ind w:left="720"/>
      </w:pPr>
      <w:r>
        <w:rPr>
          <w:b/>
        </w:rPr>
        <w:t>If the user is not working with a debt consolidation company:</w:t>
      </w:r>
    </w:p>
    <w:p w14:paraId="6E4FB3C4" w14:textId="77777777" w:rsidR="00E94995" w:rsidRDefault="00000000" w:rsidP="0032453B">
      <w:pPr>
        <w:ind w:left="720"/>
      </w:pPr>
      <w:r>
        <w:t>“You said that you’re not sure whether [PLAINTIFF] negotiated with you before suing, after declining a settlement offer that you made. Why is that?”</w:t>
      </w:r>
    </w:p>
    <w:p w14:paraId="02B045F7" w14:textId="77777777" w:rsidR="00E94995" w:rsidRDefault="00000000" w:rsidP="0032453B">
      <w:pPr>
        <w:keepNext/>
        <w:ind w:left="720"/>
      </w:pPr>
      <w:r>
        <w:rPr>
          <w:b/>
        </w:rPr>
        <w:t>If the user is working with a debt consolidation company:</w:t>
      </w:r>
    </w:p>
    <w:p w14:paraId="3F78CD9A" w14:textId="77777777" w:rsidR="00E94995" w:rsidRDefault="00000000" w:rsidP="0032453B">
      <w:pPr>
        <w:ind w:left="720"/>
      </w:pPr>
      <w:r>
        <w:t>“You said that you’re not sure whether [PLAINTIFF] negotiated with you or the debt consolidation company before suing, after declining a settlement offer made by you or the debt consolidation company. Why is that?”</w:t>
      </w:r>
    </w:p>
    <w:p w14:paraId="1874619F" w14:textId="77777777" w:rsidR="00E94995" w:rsidRDefault="00000000">
      <w:pPr>
        <w:keepNext/>
      </w:pPr>
      <w:r>
        <w:rPr>
          <w:b/>
        </w:rPr>
        <w:t>Use any clarification to resolve the answers before applying the responses below. Keep an unresolved answer as Not sure.</w:t>
      </w:r>
    </w:p>
    <w:p w14:paraId="43D1BE9E" w14:textId="77777777" w:rsidR="00E94995" w:rsidRDefault="00000000">
      <w:pPr>
        <w:pStyle w:val="Heading2"/>
      </w:pPr>
      <w:bookmarkStart w:id="54" w:name="_Toc243890443"/>
      <w:r>
        <w:t>Show the overall explanation when its condition matches</w:t>
      </w:r>
      <w:bookmarkEnd w:id="54"/>
    </w:p>
    <w:p w14:paraId="608A9388" w14:textId="77777777" w:rsidR="00E94995" w:rsidRDefault="00000000">
      <w:pPr>
        <w:keepNext/>
      </w:pPr>
      <w:r>
        <w:rPr>
          <w:b/>
        </w:rPr>
        <w:t>If attempted contact is Yes AND a declined settlement offer followed by suit is No:</w:t>
      </w:r>
    </w:p>
    <w:p w14:paraId="3F4AA3F8" w14:textId="77777777" w:rsidR="00E94995" w:rsidRDefault="00000000">
      <w:r>
        <w:t>“You indicated that [PLAINTIFF] attempted to arrange payments or negotiate before suing. The “Failure to Mitigate” defense does not apply.”</w:t>
      </w:r>
    </w:p>
    <w:p w14:paraId="2D813996" w14:textId="77777777" w:rsidR="00E94995" w:rsidRDefault="00000000">
      <w:pPr>
        <w:keepNext/>
      </w:pPr>
      <w:r>
        <w:rPr>
          <w:b/>
        </w:rPr>
        <w:t>If attempted contact is No OR a declined settlement offer followed by suit is Yes:</w:t>
      </w:r>
    </w:p>
    <w:p w14:paraId="518AF6D3" w14:textId="77777777" w:rsidR="00E94995" w:rsidRDefault="00000000">
      <w:r>
        <w:t>“You indicated that [PLAINTIFF] did not attempt to arrange payments or negotiate before suing. Many litigants in this situation check the “Failure to Mitigate” defense off.”</w:t>
      </w:r>
    </w:p>
    <w:p w14:paraId="54CD9E45" w14:textId="7F625323" w:rsidR="0032453B" w:rsidRPr="0032453B" w:rsidRDefault="0032453B">
      <w:pPr>
        <w:rPr>
          <w:b/>
          <w:bCs/>
        </w:rPr>
      </w:pPr>
      <w:r w:rsidRPr="0032453B">
        <w:rPr>
          <w:b/>
          <w:bCs/>
        </w:rPr>
        <w:t>Ask about this checkbox.</w:t>
      </w:r>
    </w:p>
    <w:p w14:paraId="5B2BD37E" w14:textId="77777777" w:rsidR="00E94995" w:rsidRDefault="00000000">
      <w:pPr>
        <w:pStyle w:val="Heading2"/>
      </w:pPr>
      <w:bookmarkStart w:id="55" w:name="_Toc243890444"/>
      <w:r>
        <w:t>Explain each nested checkbox separately</w:t>
      </w:r>
      <w:bookmarkEnd w:id="55"/>
    </w:p>
    <w:p w14:paraId="3B5D769E" w14:textId="77777777" w:rsidR="00E94995" w:rsidRDefault="00000000">
      <w:pPr>
        <w:keepNext/>
      </w:pPr>
      <w:r>
        <w:rPr>
          <w:b/>
        </w:rPr>
        <w:t>First nested checkbox — settlement offer declined before suit</w:t>
      </w:r>
    </w:p>
    <w:p w14:paraId="0B9C702E" w14:textId="77777777" w:rsidR="00E94995" w:rsidRDefault="00000000">
      <w:pPr>
        <w:keepNext/>
      </w:pPr>
      <w:r>
        <w:rPr>
          <w:b/>
        </w:rPr>
        <w:t>If the declined-offer answer is Yes, use the matching version:</w:t>
      </w:r>
    </w:p>
    <w:p w14:paraId="0B8853F4" w14:textId="77777777" w:rsidR="00E94995" w:rsidRDefault="00000000" w:rsidP="0032453B">
      <w:pPr>
        <w:keepNext/>
        <w:ind w:left="720"/>
      </w:pPr>
      <w:r>
        <w:rPr>
          <w:b/>
        </w:rPr>
        <w:t>If the user is not working with a debt consolidation company:</w:t>
      </w:r>
    </w:p>
    <w:p w14:paraId="080976CF" w14:textId="77777777" w:rsidR="00E94995" w:rsidRDefault="00000000" w:rsidP="0032453B">
      <w:pPr>
        <w:ind w:left="1440"/>
      </w:pPr>
      <w:r>
        <w:t>“You indicated that [PLAINTIFF] sued after declining a settlement offer you made. The defense in the first indented checkbox may be applicable.  Many litigants in similar situations check this defense off to preserve it.”</w:t>
      </w:r>
    </w:p>
    <w:p w14:paraId="2D834C73" w14:textId="546EF87D" w:rsidR="0032453B" w:rsidRPr="0032453B" w:rsidRDefault="0032453B" w:rsidP="0032453B">
      <w:pPr>
        <w:ind w:left="1440"/>
        <w:rPr>
          <w:b/>
          <w:bCs/>
        </w:rPr>
      </w:pPr>
      <w:r w:rsidRPr="0032453B">
        <w:rPr>
          <w:b/>
          <w:bCs/>
        </w:rPr>
        <w:t>Ask about this checkbox.</w:t>
      </w:r>
    </w:p>
    <w:p w14:paraId="6E1F9B65" w14:textId="77777777" w:rsidR="00E94995" w:rsidRDefault="00000000" w:rsidP="0032453B">
      <w:pPr>
        <w:keepNext/>
        <w:ind w:left="720"/>
      </w:pPr>
      <w:r>
        <w:rPr>
          <w:b/>
        </w:rPr>
        <w:t>If the user is working with a debt consolidation company:</w:t>
      </w:r>
    </w:p>
    <w:p w14:paraId="4D99545F" w14:textId="77777777" w:rsidR="00E94995" w:rsidRDefault="00000000" w:rsidP="0032453B">
      <w:pPr>
        <w:ind w:left="1440"/>
      </w:pPr>
      <w:r>
        <w:t>“You indicated that [PLAINTIFF] sued after declining a settlement offer made by you or the debt consolidation company. The defense in the first indented checkbox may be applicable. Many litigants in similar situations check this defense off to preserve it.”</w:t>
      </w:r>
    </w:p>
    <w:p w14:paraId="2D428858" w14:textId="3C149367" w:rsidR="0032453B" w:rsidRPr="0032453B" w:rsidRDefault="0032453B" w:rsidP="0032453B">
      <w:pPr>
        <w:ind w:left="1440"/>
        <w:rPr>
          <w:b/>
          <w:bCs/>
        </w:rPr>
      </w:pPr>
      <w:r w:rsidRPr="0032453B">
        <w:rPr>
          <w:b/>
          <w:bCs/>
        </w:rPr>
        <w:t>Ask about this checkbox.</w:t>
      </w:r>
    </w:p>
    <w:p w14:paraId="0E46A2E5" w14:textId="77777777" w:rsidR="00E94995" w:rsidRDefault="00000000">
      <w:pPr>
        <w:keepNext/>
      </w:pPr>
      <w:r>
        <w:rPr>
          <w:b/>
        </w:rPr>
        <w:t>If the declined-offer answer is No, use the matching version:</w:t>
      </w:r>
    </w:p>
    <w:p w14:paraId="46E3F1A0" w14:textId="77777777" w:rsidR="00E94995" w:rsidRDefault="00000000" w:rsidP="0032453B">
      <w:pPr>
        <w:keepNext/>
        <w:ind w:left="720"/>
      </w:pPr>
      <w:r>
        <w:rPr>
          <w:b/>
        </w:rPr>
        <w:t>If the user is not working with a debt consolidation company:</w:t>
      </w:r>
    </w:p>
    <w:p w14:paraId="31B95713" w14:textId="77777777" w:rsidR="00E94995" w:rsidRDefault="00000000" w:rsidP="0032453B">
      <w:pPr>
        <w:ind w:left="1440"/>
      </w:pPr>
      <w:r>
        <w:t>“You indicated that you didn’t make a settlement offer to [PLAINTIFF], or that [PLAINTIFF] did not sue after declining a settlement offer you made. The defense in the first indented checkbox is not applicable.”</w:t>
      </w:r>
    </w:p>
    <w:p w14:paraId="2E4E467A" w14:textId="77777777" w:rsidR="00E94995" w:rsidRDefault="00000000" w:rsidP="0032453B">
      <w:pPr>
        <w:keepNext/>
        <w:ind w:left="720"/>
      </w:pPr>
      <w:r>
        <w:rPr>
          <w:b/>
        </w:rPr>
        <w:lastRenderedPageBreak/>
        <w:t>If the user is working with a debt consolidation company:</w:t>
      </w:r>
    </w:p>
    <w:p w14:paraId="0BF2703E" w14:textId="77777777" w:rsidR="00E94995" w:rsidRDefault="00000000" w:rsidP="0032453B">
      <w:pPr>
        <w:ind w:left="1440"/>
      </w:pPr>
      <w:r>
        <w:t>“You indicated that neither you nor the debt consolidation company made a settlement offer to [PLAINTIFF], or that [PLAINTIFF] did not sue after declining such an offer. The defense in the first indented checkbox is not applicable.”</w:t>
      </w:r>
    </w:p>
    <w:p w14:paraId="6EC8BDA8" w14:textId="77777777" w:rsidR="00E94995" w:rsidRDefault="00000000">
      <w:pPr>
        <w:keepNext/>
      </w:pPr>
      <w:r>
        <w:rPr>
          <w:b/>
        </w:rPr>
        <w:t>Second nested checkbox — attempted collection or settlement before suit</w:t>
      </w:r>
    </w:p>
    <w:p w14:paraId="2620CCA5" w14:textId="77777777" w:rsidR="00E94995" w:rsidRDefault="00000000">
      <w:pPr>
        <w:keepNext/>
      </w:pPr>
      <w:r>
        <w:rPr>
          <w:b/>
        </w:rPr>
        <w:t>If attempted contact is Yes, use the matching version:</w:t>
      </w:r>
    </w:p>
    <w:p w14:paraId="53579E19" w14:textId="77777777" w:rsidR="00E94995" w:rsidRDefault="00000000" w:rsidP="0032453B">
      <w:pPr>
        <w:keepNext/>
        <w:ind w:left="720"/>
      </w:pPr>
      <w:r>
        <w:rPr>
          <w:b/>
        </w:rPr>
        <w:t>If the user is not working with a debt consolidation company:</w:t>
      </w:r>
    </w:p>
    <w:p w14:paraId="6358FBD9" w14:textId="77777777" w:rsidR="00E94995" w:rsidRDefault="00000000" w:rsidP="0032453B">
      <w:pPr>
        <w:ind w:left="1440"/>
      </w:pPr>
      <w:r>
        <w:t>“You said that [PLAINTIFF] tried to set up a payment plan or agreement with you before suing. The defense in the second indented checkbox is not applicable.”</w:t>
      </w:r>
    </w:p>
    <w:p w14:paraId="67C29AB5" w14:textId="77777777" w:rsidR="00E94995" w:rsidRDefault="00000000" w:rsidP="0032453B">
      <w:pPr>
        <w:keepNext/>
        <w:ind w:left="720"/>
      </w:pPr>
      <w:r>
        <w:rPr>
          <w:b/>
        </w:rPr>
        <w:t>If the user is working with a debt consolidation company:</w:t>
      </w:r>
    </w:p>
    <w:p w14:paraId="2FB5FAA8" w14:textId="77777777" w:rsidR="00E94995" w:rsidRDefault="00000000" w:rsidP="0032453B">
      <w:pPr>
        <w:ind w:left="1440"/>
      </w:pPr>
      <w:r>
        <w:t>“You said that [PLAINTIFF] tried to set up a payment plan or agreement with you or the debt consolidation company before suing. The defense in the second indented checkbox is not applicable.”</w:t>
      </w:r>
    </w:p>
    <w:p w14:paraId="735DBDE5" w14:textId="77777777" w:rsidR="00E94995" w:rsidRDefault="00000000">
      <w:pPr>
        <w:keepNext/>
      </w:pPr>
      <w:r>
        <w:rPr>
          <w:b/>
        </w:rPr>
        <w:t>If attempted contact is No or Not sure, use the matching version:</w:t>
      </w:r>
    </w:p>
    <w:p w14:paraId="6E4AE33D" w14:textId="77777777" w:rsidR="00E94995" w:rsidRDefault="00000000" w:rsidP="0032453B">
      <w:pPr>
        <w:keepNext/>
        <w:ind w:left="720"/>
      </w:pPr>
      <w:r>
        <w:rPr>
          <w:b/>
        </w:rPr>
        <w:t>If the user is not working with a debt consolidation company:</w:t>
      </w:r>
    </w:p>
    <w:p w14:paraId="49FC8E79" w14:textId="77777777" w:rsidR="00E94995" w:rsidRDefault="00000000" w:rsidP="0032453B">
      <w:pPr>
        <w:ind w:left="1440"/>
      </w:pPr>
      <w:r>
        <w:t>“You said that you’re not aware that [PLAINTIFF] tried to set up a payment plan or agreement with you before suing. The defense in the second indented checkbox may be applicable. Many litigants in similar situations check this defense off to preserve it.”</w:t>
      </w:r>
    </w:p>
    <w:p w14:paraId="67AF4D5B" w14:textId="4B3798BD" w:rsidR="0032453B" w:rsidRDefault="0032453B" w:rsidP="0032453B">
      <w:pPr>
        <w:ind w:left="1440"/>
      </w:pPr>
      <w:r w:rsidRPr="000862AE">
        <w:rPr>
          <w:b/>
        </w:rPr>
        <w:t>Ask about this checkbox.</w:t>
      </w:r>
    </w:p>
    <w:p w14:paraId="78F2A6C6" w14:textId="77777777" w:rsidR="00E94995" w:rsidRDefault="00000000" w:rsidP="0032453B">
      <w:pPr>
        <w:keepNext/>
        <w:ind w:left="720"/>
      </w:pPr>
      <w:r>
        <w:rPr>
          <w:b/>
        </w:rPr>
        <w:t>If the user is working with a debt consolidation company:</w:t>
      </w:r>
    </w:p>
    <w:p w14:paraId="0FF4EC93" w14:textId="77777777" w:rsidR="00E94995" w:rsidRDefault="00000000" w:rsidP="0032453B">
      <w:pPr>
        <w:keepNext/>
        <w:ind w:left="1440"/>
      </w:pPr>
      <w:r>
        <w:t>“You said that you’re not aware that [PLAINTIFF] tried to set up a payment plan or agreement with you or the debt consolidation company before suing. The defense in the second indented checkbox may be applicable. Many litigants in similar situations check this defense off to preserve it.”</w:t>
      </w:r>
    </w:p>
    <w:p w14:paraId="52B688BB" w14:textId="3FA8435A" w:rsidR="0032453B" w:rsidRDefault="0032453B" w:rsidP="0032453B">
      <w:pPr>
        <w:keepNext/>
        <w:ind w:left="1440"/>
      </w:pPr>
      <w:r w:rsidRPr="000862AE">
        <w:rPr>
          <w:b/>
        </w:rPr>
        <w:t>Ask about this checkbox.</w:t>
      </w:r>
    </w:p>
    <w:p w14:paraId="42247395" w14:textId="111D826B" w:rsidR="00E94995" w:rsidRDefault="00000000">
      <w:r>
        <w:rPr>
          <w:b/>
        </w:rPr>
        <w:t>Continue to Confirm selection</w:t>
      </w:r>
      <w:r w:rsidR="0032453B">
        <w:rPr>
          <w:b/>
        </w:rPr>
        <w:t>s</w:t>
      </w:r>
      <w:r>
        <w:rPr>
          <w:b/>
        </w:rPr>
        <w:t xml:space="preserve">. </w:t>
      </w:r>
      <w:r w:rsidR="0032453B">
        <w:rPr>
          <w:b/>
        </w:rPr>
        <w:t>U</w:t>
      </w:r>
      <w:r>
        <w:rPr>
          <w:b/>
        </w:rPr>
        <w:t xml:space="preserve">se </w:t>
      </w:r>
      <w:proofErr w:type="gramStart"/>
      <w:r>
        <w:rPr>
          <w:b/>
        </w:rPr>
        <w:t>Clarify</w:t>
      </w:r>
      <w:proofErr w:type="gramEnd"/>
      <w:r>
        <w:rPr>
          <w:b/>
        </w:rPr>
        <w:t xml:space="preserve"> an unresolved answer for </w:t>
      </w:r>
      <w:r w:rsidR="0032453B">
        <w:rPr>
          <w:b/>
        </w:rPr>
        <w:t>unresolved</w:t>
      </w:r>
      <w:r>
        <w:rPr>
          <w:b/>
        </w:rPr>
        <w:t xml:space="preserve"> issue</w:t>
      </w:r>
      <w:r w:rsidR="0032453B">
        <w:rPr>
          <w:b/>
        </w:rPr>
        <w:t>s</w:t>
      </w:r>
      <w:r>
        <w:rPr>
          <w:b/>
        </w:rPr>
        <w:t>.</w:t>
      </w:r>
    </w:p>
    <w:p w14:paraId="0B72ED1B" w14:textId="77777777" w:rsidR="00E94995" w:rsidRDefault="00000000">
      <w:pPr>
        <w:pStyle w:val="Heading1"/>
      </w:pPr>
      <w:bookmarkStart w:id="56" w:name="defense_11"/>
      <w:bookmarkStart w:id="57" w:name="_Toc243890445"/>
      <w:r>
        <w:t>11 Common Counts Only</w:t>
      </w:r>
      <w:bookmarkEnd w:id="56"/>
      <w:bookmarkEnd w:id="57"/>
    </w:p>
    <w:p w14:paraId="52FECD58" w14:textId="77777777" w:rsidR="00E94995" w:rsidRDefault="00000000">
      <w:pPr>
        <w:pStyle w:val="Heading2"/>
      </w:pPr>
      <w:bookmarkStart w:id="58" w:name="_Toc243890446"/>
      <w:r>
        <w:t>General explanation show to everyone</w:t>
      </w:r>
      <w:bookmarkEnd w:id="58"/>
    </w:p>
    <w:p w14:paraId="14188D13" w14:textId="77777777" w:rsidR="00E94995" w:rsidRDefault="00000000">
      <w:r>
        <w:t>“Common counts are claims that you owe money, such as a claim for an unpaid account balance, without relying only on a particular broken promise in a contract. [PLAINTIFF] still has to prove that you owe the amount claimed. This section addresses problems with that claim, including payments that were not credited, an agreement to accept less, unpaid benefits under a credit insurance plan, identity theft, or fraud. It applies only if the complaint includes common counts.”</w:t>
      </w:r>
    </w:p>
    <w:p w14:paraId="0CE8DF28" w14:textId="77777777" w:rsidR="00E94995" w:rsidRDefault="00000000">
      <w:pPr>
        <w:pStyle w:val="Heading2"/>
      </w:pPr>
      <w:bookmarkStart w:id="59" w:name="_Toc243890447"/>
      <w:r>
        <w:t>Use the claim type already collected</w:t>
      </w:r>
      <w:bookmarkEnd w:id="59"/>
    </w:p>
    <w:p w14:paraId="5CC5BF6C" w14:textId="77777777" w:rsidR="00E94995" w:rsidRDefault="00000000">
      <w:pPr>
        <w:keepNext/>
      </w:pPr>
      <w:r>
        <w:rPr>
          <w:b/>
        </w:rPr>
        <w:t>If the complaint includes Common Counts, alone or with Breach of Contract:</w:t>
      </w:r>
    </w:p>
    <w:p w14:paraId="294D6D6C" w14:textId="77777777" w:rsidR="00E94995" w:rsidRDefault="00000000" w:rsidP="00326EC0">
      <w:pPr>
        <w:ind w:left="720"/>
      </w:pPr>
      <w:r>
        <w:t>“[PLAINTIFF] sued under common counts.”</w:t>
      </w:r>
    </w:p>
    <w:p w14:paraId="1A6BA440" w14:textId="77777777" w:rsidR="00E94995" w:rsidRDefault="00000000" w:rsidP="00326EC0">
      <w:pPr>
        <w:keepNext/>
        <w:ind w:left="720"/>
      </w:pPr>
      <w:r>
        <w:rPr>
          <w:b/>
        </w:rPr>
        <w:t>Continue to Account problems below.</w:t>
      </w:r>
    </w:p>
    <w:p w14:paraId="2E88E0D3" w14:textId="77777777" w:rsidR="00E94995" w:rsidRDefault="00000000">
      <w:pPr>
        <w:keepNext/>
      </w:pPr>
      <w:r>
        <w:rPr>
          <w:b/>
        </w:rPr>
        <w:t>If the complaint includes Breach of Contract alone:</w:t>
      </w:r>
    </w:p>
    <w:p w14:paraId="5425D39F" w14:textId="77777777" w:rsidR="00E94995" w:rsidRDefault="00000000" w:rsidP="00326EC0">
      <w:pPr>
        <w:keepNext/>
        <w:ind w:left="720"/>
      </w:pPr>
      <w:r>
        <w:t>“[PLAINTIFF] did not sue under common counts. This defense does not apply.”</w:t>
      </w:r>
    </w:p>
    <w:p w14:paraId="4A3453DA" w14:textId="77777777" w:rsidR="00E94995" w:rsidRDefault="00000000" w:rsidP="00326EC0">
      <w:pPr>
        <w:ind w:left="720"/>
      </w:pPr>
      <w:r>
        <w:rPr>
          <w:b/>
        </w:rPr>
        <w:t>Finish this defense.</w:t>
      </w:r>
    </w:p>
    <w:p w14:paraId="5481AAE9" w14:textId="77777777" w:rsidR="00E94995" w:rsidRDefault="00000000">
      <w:pPr>
        <w:pStyle w:val="Heading2"/>
      </w:pPr>
      <w:bookmarkStart w:id="60" w:name="_Toc243890448"/>
      <w:r>
        <w:lastRenderedPageBreak/>
        <w:t>Account problems</w:t>
      </w:r>
      <w:bookmarkEnd w:id="60"/>
    </w:p>
    <w:p w14:paraId="0D8688E2" w14:textId="77777777" w:rsidR="00E94995" w:rsidRDefault="00000000">
      <w:pPr>
        <w:keepNext/>
      </w:pPr>
      <w:r>
        <w:rPr>
          <w:b/>
        </w:rPr>
        <w:t>Use this step only if Common Counts is included. Ask the following questions and reuse answers already collected:</w:t>
      </w:r>
    </w:p>
    <w:p w14:paraId="7D3E1094" w14:textId="77777777" w:rsidR="00E94995" w:rsidRDefault="00000000">
      <w:pPr>
        <w:keepNext/>
      </w:pPr>
      <w:r>
        <w:rPr>
          <w:b/>
        </w:rPr>
        <w:t>Ask:</w:t>
      </w:r>
    </w:p>
    <w:p w14:paraId="510EECBC" w14:textId="77777777" w:rsidR="00E94995" w:rsidRDefault="00000000">
      <w:r>
        <w:t>“Did plaintiff fail to credit payments you made?”</w:t>
      </w:r>
    </w:p>
    <w:p w14:paraId="449CC296" w14:textId="77777777" w:rsidR="00E94995" w:rsidRDefault="00000000">
      <w:pPr>
        <w:keepNext/>
      </w:pPr>
      <w:r>
        <w:rPr>
          <w:b/>
        </w:rPr>
        <w:t>Ask:</w:t>
      </w:r>
    </w:p>
    <w:p w14:paraId="4CE1C99C" w14:textId="77777777" w:rsidR="00E94995" w:rsidRDefault="00000000">
      <w:r>
        <w:t>“Did plaintiff agree to accept a lower payment, but is now asking for more than agreed on?”</w:t>
      </w:r>
    </w:p>
    <w:p w14:paraId="0D004CB4" w14:textId="77777777" w:rsidR="00E94995" w:rsidRDefault="00000000">
      <w:pPr>
        <w:keepNext/>
      </w:pPr>
      <w:r>
        <w:rPr>
          <w:b/>
        </w:rPr>
        <w:t>Ask:</w:t>
      </w:r>
    </w:p>
    <w:p w14:paraId="5F8B3F80" w14:textId="77777777" w:rsidR="00E94995" w:rsidRDefault="00000000">
      <w:r>
        <w:t>“Did plaintiff fail to make payments under the insurance plan you purchased?”</w:t>
      </w:r>
    </w:p>
    <w:p w14:paraId="7C0FEE7C" w14:textId="77777777" w:rsidR="00E94995" w:rsidRDefault="00000000">
      <w:pPr>
        <w:keepNext/>
      </w:pPr>
      <w:r>
        <w:rPr>
          <w:b/>
        </w:rPr>
        <w:t>Also reuse the earlier identity theft answer and any affirmative fraud finding from Fraud Misrepresentation and Concealment. Do not ask those questions again.</w:t>
      </w:r>
    </w:p>
    <w:p w14:paraId="0A3CF4D9" w14:textId="77777777" w:rsidR="00E94995" w:rsidRDefault="00000000">
      <w:pPr>
        <w:keepNext/>
      </w:pPr>
      <w:r>
        <w:rPr>
          <w:b/>
        </w:rPr>
        <w:t>If at least one of the three account-problem answers is Yes, OR identity theft or fraud was reported:</w:t>
      </w:r>
    </w:p>
    <w:p w14:paraId="5F89EE97" w14:textId="77777777" w:rsidR="00E94995" w:rsidRDefault="00000000" w:rsidP="00353E28">
      <w:pPr>
        <w:ind w:left="720"/>
      </w:pPr>
      <w:r>
        <w:t>“You said that there are issues with the amount or account being claimed and sued over. Many litigants in this situation check the “Common Counts” defense off to preserve it.”</w:t>
      </w:r>
    </w:p>
    <w:p w14:paraId="7FBD4C14" w14:textId="3969B97E" w:rsidR="00353E28" w:rsidRPr="00353E28" w:rsidRDefault="00353E28" w:rsidP="00353E28">
      <w:pPr>
        <w:ind w:left="720"/>
        <w:rPr>
          <w:b/>
          <w:bCs/>
        </w:rPr>
      </w:pPr>
      <w:r w:rsidRPr="00353E28">
        <w:rPr>
          <w:b/>
          <w:bCs/>
        </w:rPr>
        <w:t>Ask about this checkbox.</w:t>
      </w:r>
    </w:p>
    <w:p w14:paraId="4992F4D1" w14:textId="77777777" w:rsidR="00E94995" w:rsidRDefault="00000000" w:rsidP="00353E28">
      <w:pPr>
        <w:keepNext/>
        <w:ind w:left="720"/>
      </w:pPr>
      <w:r>
        <w:rPr>
          <w:b/>
        </w:rPr>
        <w:t>Show every matching nested-checkbox explanation:</w:t>
      </w:r>
    </w:p>
    <w:p w14:paraId="25C6C73A" w14:textId="77777777" w:rsidR="00E94995" w:rsidRDefault="00000000" w:rsidP="00353E28">
      <w:pPr>
        <w:keepNext/>
        <w:ind w:left="1440"/>
      </w:pPr>
      <w:r>
        <w:rPr>
          <w:b/>
        </w:rPr>
        <w:t>Payments were not credited:</w:t>
      </w:r>
    </w:p>
    <w:p w14:paraId="55D5B29E" w14:textId="77777777" w:rsidR="00E94995" w:rsidRDefault="00000000" w:rsidP="00353E28">
      <w:pPr>
        <w:ind w:left="2160"/>
      </w:pPr>
      <w:r>
        <w:t>“You said that [PLAINTIFF] has failed to accurately credit your payments. Many litigants in this situation check off the first indented checkbox.”</w:t>
      </w:r>
    </w:p>
    <w:p w14:paraId="544C6579" w14:textId="3D13A09A" w:rsidR="00353E28" w:rsidRPr="00353E28" w:rsidRDefault="00353E28" w:rsidP="00353E28">
      <w:pPr>
        <w:ind w:left="2160"/>
        <w:rPr>
          <w:b/>
          <w:bCs/>
        </w:rPr>
      </w:pPr>
      <w:r w:rsidRPr="00353E28">
        <w:rPr>
          <w:b/>
          <w:bCs/>
        </w:rPr>
        <w:t>Ask about this checkbox.</w:t>
      </w:r>
    </w:p>
    <w:p w14:paraId="02323A3C" w14:textId="77777777" w:rsidR="00E94995" w:rsidRDefault="00000000" w:rsidP="00353E28">
      <w:pPr>
        <w:keepNext/>
        <w:ind w:left="1440"/>
      </w:pPr>
      <w:r>
        <w:rPr>
          <w:b/>
        </w:rPr>
        <w:t xml:space="preserve">A lower payment was agreed </w:t>
      </w:r>
      <w:proofErr w:type="gramStart"/>
      <w:r>
        <w:rPr>
          <w:b/>
        </w:rPr>
        <w:t>to</w:t>
      </w:r>
      <w:proofErr w:type="gramEnd"/>
      <w:r>
        <w:rPr>
          <w:b/>
        </w:rPr>
        <w:t xml:space="preserve"> </w:t>
      </w:r>
      <w:proofErr w:type="spellStart"/>
      <w:r>
        <w:rPr>
          <w:b/>
        </w:rPr>
        <w:t>but</w:t>
      </w:r>
      <w:proofErr w:type="spellEnd"/>
      <w:r>
        <w:rPr>
          <w:b/>
        </w:rPr>
        <w:t xml:space="preserve"> more is now demanded:</w:t>
      </w:r>
    </w:p>
    <w:p w14:paraId="5BF0B350" w14:textId="77777777" w:rsidR="00E94995" w:rsidRDefault="00000000" w:rsidP="00353E28">
      <w:pPr>
        <w:ind w:left="2160"/>
      </w:pPr>
      <w:r>
        <w:t>“You said that [PLAINTIFF] has agreed to accept a lower payment, but is now asking for more than agreed on. Many litigants in this situation check off the second indented checkbox.”</w:t>
      </w:r>
    </w:p>
    <w:p w14:paraId="1BE940F9" w14:textId="35802449" w:rsidR="00353E28" w:rsidRPr="00353E28" w:rsidRDefault="00353E28" w:rsidP="00353E28">
      <w:pPr>
        <w:ind w:left="2160"/>
        <w:rPr>
          <w:b/>
          <w:bCs/>
        </w:rPr>
      </w:pPr>
      <w:r w:rsidRPr="00353E28">
        <w:rPr>
          <w:b/>
          <w:bCs/>
        </w:rPr>
        <w:t>Ask about this checkbox.</w:t>
      </w:r>
    </w:p>
    <w:p w14:paraId="3C1BE1A7" w14:textId="77777777" w:rsidR="00E94995" w:rsidRDefault="00000000" w:rsidP="00353E28">
      <w:pPr>
        <w:keepNext/>
        <w:ind w:left="1440"/>
      </w:pPr>
      <w:r>
        <w:rPr>
          <w:b/>
        </w:rPr>
        <w:t>Credit insurance payments were not made:</w:t>
      </w:r>
    </w:p>
    <w:p w14:paraId="14AC8921" w14:textId="77777777" w:rsidR="00E94995" w:rsidRDefault="00000000" w:rsidP="00353E28">
      <w:pPr>
        <w:ind w:left="2160"/>
      </w:pPr>
      <w:r>
        <w:t>“You said that [PLAINTIFF] has failed to make payments under an insurance plan you purchased. Many litigants in this situation check off the third indented checkbox.”</w:t>
      </w:r>
    </w:p>
    <w:p w14:paraId="717B51A5" w14:textId="611CA3A4" w:rsidR="00353E28" w:rsidRPr="00353E28" w:rsidRDefault="00353E28" w:rsidP="00353E28">
      <w:pPr>
        <w:ind w:left="2160"/>
        <w:rPr>
          <w:b/>
          <w:bCs/>
        </w:rPr>
      </w:pPr>
      <w:r w:rsidRPr="00353E28">
        <w:rPr>
          <w:b/>
          <w:bCs/>
        </w:rPr>
        <w:t>Ask about this checkbox.</w:t>
      </w:r>
    </w:p>
    <w:p w14:paraId="3A157913" w14:textId="77777777" w:rsidR="00E94995" w:rsidRDefault="00000000" w:rsidP="00353E28">
      <w:pPr>
        <w:keepNext/>
        <w:ind w:left="1440"/>
      </w:pPr>
      <w:r>
        <w:rPr>
          <w:b/>
        </w:rPr>
        <w:t>Suspected identity theft was reported:</w:t>
      </w:r>
    </w:p>
    <w:p w14:paraId="64D2AFAF" w14:textId="77777777" w:rsidR="00E94995" w:rsidRDefault="00000000" w:rsidP="00353E28">
      <w:pPr>
        <w:ind w:left="2160"/>
      </w:pPr>
      <w:r>
        <w:t>“Earlier, you indicated that someone may have stolen your identity to create this debt. Many litigants in this situation check off the fourth indented checkbox.”</w:t>
      </w:r>
    </w:p>
    <w:p w14:paraId="0A1D675C" w14:textId="5BAE957F" w:rsidR="00353E28" w:rsidRPr="00353E28" w:rsidRDefault="00353E28" w:rsidP="00353E28">
      <w:pPr>
        <w:ind w:left="2160"/>
        <w:rPr>
          <w:b/>
          <w:bCs/>
        </w:rPr>
      </w:pPr>
      <w:r w:rsidRPr="00353E28">
        <w:rPr>
          <w:b/>
          <w:bCs/>
        </w:rPr>
        <w:t>Ask about this checkbox.</w:t>
      </w:r>
    </w:p>
    <w:p w14:paraId="01AAA7FE" w14:textId="77777777" w:rsidR="00E94995" w:rsidRDefault="00000000" w:rsidP="00353E28">
      <w:pPr>
        <w:keepNext/>
        <w:ind w:left="1440"/>
      </w:pPr>
      <w:r>
        <w:rPr>
          <w:b/>
        </w:rPr>
        <w:t>Fraud misrepresentation or concealment was reported:</w:t>
      </w:r>
    </w:p>
    <w:p w14:paraId="0AFB5F78" w14:textId="77777777" w:rsidR="00E94995" w:rsidRDefault="00000000" w:rsidP="00353E28">
      <w:pPr>
        <w:keepNext/>
        <w:ind w:left="2160"/>
      </w:pPr>
      <w:r>
        <w:t>“You indicated previously that some part of the transaction resulted from fraud, misrepresentation, or concealment. Many litigants in this situation check off the fifth indented checkbox.”</w:t>
      </w:r>
    </w:p>
    <w:p w14:paraId="3C15E46F" w14:textId="0524B9DE" w:rsidR="00353E28" w:rsidRPr="00353E28" w:rsidRDefault="00353E28" w:rsidP="00353E28">
      <w:pPr>
        <w:keepNext/>
        <w:ind w:left="2160"/>
        <w:rPr>
          <w:b/>
          <w:bCs/>
        </w:rPr>
      </w:pPr>
      <w:r w:rsidRPr="00353E28">
        <w:rPr>
          <w:b/>
          <w:bCs/>
        </w:rPr>
        <w:t>Ask about this checkbox.</w:t>
      </w:r>
    </w:p>
    <w:p w14:paraId="688A27CE" w14:textId="5502C3A4" w:rsidR="00E94995" w:rsidRDefault="00000000">
      <w:r>
        <w:rPr>
          <w:b/>
        </w:rPr>
        <w:t>Continue to Confirm selectio</w:t>
      </w:r>
      <w:r w:rsidR="00353E28">
        <w:rPr>
          <w:b/>
        </w:rPr>
        <w:t>ns</w:t>
      </w:r>
      <w:r>
        <w:rPr>
          <w:b/>
        </w:rPr>
        <w:t xml:space="preserve">. </w:t>
      </w:r>
      <w:r w:rsidR="00353E28">
        <w:rPr>
          <w:b/>
        </w:rPr>
        <w:t>For any unclear answers, go to C</w:t>
      </w:r>
      <w:r w:rsidR="00353E28" w:rsidRPr="00353E28">
        <w:rPr>
          <w:b/>
        </w:rPr>
        <w:t>larify an unresolved answer</w:t>
      </w:r>
      <w:r>
        <w:rPr>
          <w:b/>
        </w:rPr>
        <w:t>.</w:t>
      </w:r>
    </w:p>
    <w:p w14:paraId="1725F6ED" w14:textId="77777777" w:rsidR="00E94995" w:rsidRDefault="00000000">
      <w:pPr>
        <w:pStyle w:val="Heading1"/>
      </w:pPr>
      <w:bookmarkStart w:id="61" w:name="defense_12"/>
      <w:bookmarkStart w:id="62" w:name="_Toc243890449"/>
      <w:r>
        <w:lastRenderedPageBreak/>
        <w:t>12 Unconscionable Contract</w:t>
      </w:r>
      <w:bookmarkEnd w:id="61"/>
      <w:bookmarkEnd w:id="62"/>
    </w:p>
    <w:p w14:paraId="267E9846" w14:textId="77777777" w:rsidR="00E94995" w:rsidRDefault="00000000">
      <w:pPr>
        <w:pStyle w:val="Heading2"/>
      </w:pPr>
      <w:bookmarkStart w:id="63" w:name="_Toc243890450"/>
      <w:r>
        <w:t>General explanation show to everyone</w:t>
      </w:r>
      <w:bookmarkEnd w:id="63"/>
    </w:p>
    <w:p w14:paraId="61A4756B" w14:textId="77777777" w:rsidR="00E94995" w:rsidRDefault="00000000">
      <w:pPr>
        <w:keepNext/>
      </w:pPr>
      <w:r>
        <w:t>“An unconscionable contract is one that was unfair in how it was made and has terms that are excessively one-sided or harsh. For example, important terms may have been hidden or difficult to understand, while giving the creditor an unfair advantage. Many litigants check off this defense because it is a broad defense.”</w:t>
      </w:r>
    </w:p>
    <w:p w14:paraId="4F9D6528" w14:textId="0D5E34DB" w:rsidR="00353E28" w:rsidRPr="00353E28" w:rsidRDefault="00353E28">
      <w:pPr>
        <w:keepNext/>
        <w:rPr>
          <w:b/>
          <w:bCs/>
        </w:rPr>
      </w:pPr>
      <w:r w:rsidRPr="00353E28">
        <w:rPr>
          <w:b/>
          <w:bCs/>
        </w:rPr>
        <w:t>Ask about this checkbox.</w:t>
      </w:r>
    </w:p>
    <w:p w14:paraId="7D39685A" w14:textId="77777777" w:rsidR="00E94995" w:rsidRDefault="00000000">
      <w:r>
        <w:rPr>
          <w:b/>
        </w:rPr>
        <w:t>Continue to Confirm selections.</w:t>
      </w:r>
    </w:p>
    <w:p w14:paraId="1E6546C6" w14:textId="77777777" w:rsidR="00E94995" w:rsidRDefault="00000000">
      <w:pPr>
        <w:pStyle w:val="Heading1"/>
      </w:pPr>
      <w:bookmarkStart w:id="64" w:name="defense_13"/>
      <w:bookmarkStart w:id="65" w:name="_Toc243890451"/>
      <w:r>
        <w:t>13 Rescission</w:t>
      </w:r>
      <w:bookmarkEnd w:id="64"/>
      <w:bookmarkEnd w:id="65"/>
    </w:p>
    <w:p w14:paraId="2E58D9FF" w14:textId="77777777" w:rsidR="00E94995" w:rsidRDefault="00000000">
      <w:pPr>
        <w:pStyle w:val="Heading2"/>
      </w:pPr>
      <w:bookmarkStart w:id="66" w:name="_Toc243890452"/>
      <w:r>
        <w:t>General explanation show to everyone</w:t>
      </w:r>
      <w:bookmarkEnd w:id="66"/>
    </w:p>
    <w:p w14:paraId="21AFCABB" w14:textId="77777777" w:rsidR="00E94995" w:rsidRDefault="00000000">
      <w:r>
        <w:t>“Rescission applies when the original creditor refuses to close an account, even though the account holder wants to. The question below asks whether you unsuccessfully requested to close the account before you stopped making payments.”</w:t>
      </w:r>
    </w:p>
    <w:p w14:paraId="70011929" w14:textId="77777777" w:rsidR="00E94995" w:rsidRDefault="00000000">
      <w:pPr>
        <w:keepNext/>
      </w:pPr>
      <w:r>
        <w:rPr>
          <w:b/>
        </w:rPr>
        <w:t>If the user is working with a debt consolidation company:</w:t>
      </w:r>
    </w:p>
    <w:p w14:paraId="752F20B1" w14:textId="77777777" w:rsidR="00E94995" w:rsidRDefault="00000000">
      <w:r>
        <w:t>“You are working with a debt consolidation company on this account.”</w:t>
      </w:r>
    </w:p>
    <w:p w14:paraId="2C062E99" w14:textId="77777777" w:rsidR="00E94995" w:rsidRDefault="00000000">
      <w:pPr>
        <w:pStyle w:val="Heading2"/>
      </w:pPr>
      <w:bookmarkStart w:id="67" w:name="_Toc243890453"/>
      <w:r>
        <w:t>Ask about a request to close the account</w:t>
      </w:r>
      <w:bookmarkEnd w:id="67"/>
    </w:p>
    <w:p w14:paraId="043666A6" w14:textId="77777777" w:rsidR="00E94995" w:rsidRDefault="00000000">
      <w:pPr>
        <w:keepNext/>
      </w:pPr>
      <w:r>
        <w:rPr>
          <w:b/>
        </w:rPr>
        <w:t>If the user is not working with a debt consolidation company:</w:t>
      </w:r>
    </w:p>
    <w:p w14:paraId="360C9139" w14:textId="77777777" w:rsidR="00E94995" w:rsidRDefault="00000000" w:rsidP="00353E28">
      <w:pPr>
        <w:keepNext/>
        <w:ind w:left="720"/>
      </w:pPr>
      <w:r>
        <w:rPr>
          <w:b/>
        </w:rPr>
        <w:t>Ask:</w:t>
      </w:r>
    </w:p>
    <w:p w14:paraId="1B2C03E9" w14:textId="77777777" w:rsidR="00E94995" w:rsidRDefault="00000000" w:rsidP="00353E28">
      <w:pPr>
        <w:ind w:left="720"/>
      </w:pPr>
      <w:r>
        <w:t>“Did you request to close your account before you stopped making payments?”</w:t>
      </w:r>
    </w:p>
    <w:p w14:paraId="029ED113" w14:textId="77777777" w:rsidR="00E94995" w:rsidRDefault="00000000">
      <w:pPr>
        <w:keepNext/>
      </w:pPr>
      <w:r>
        <w:rPr>
          <w:b/>
        </w:rPr>
        <w:t>If the user is working with a debt consolidation company:</w:t>
      </w:r>
    </w:p>
    <w:p w14:paraId="21C767B2" w14:textId="77777777" w:rsidR="00E94995" w:rsidRDefault="00000000" w:rsidP="00353E28">
      <w:pPr>
        <w:ind w:left="720"/>
      </w:pPr>
      <w:r>
        <w:t>“Did you or the debt consolidation company request to close your account before you stopped making payments?”</w:t>
      </w:r>
    </w:p>
    <w:p w14:paraId="79E1EE6E" w14:textId="77777777" w:rsidR="00E94995" w:rsidRDefault="00000000">
      <w:pPr>
        <w:keepNext/>
      </w:pPr>
      <w:r>
        <w:rPr>
          <w:b/>
        </w:rPr>
        <w:t>If No, use the matching version:</w:t>
      </w:r>
    </w:p>
    <w:p w14:paraId="6B84EFD7" w14:textId="77777777" w:rsidR="00E94995" w:rsidRDefault="00000000" w:rsidP="00353E28">
      <w:pPr>
        <w:keepNext/>
        <w:ind w:left="720"/>
      </w:pPr>
      <w:r>
        <w:rPr>
          <w:b/>
        </w:rPr>
        <w:t>If the user is not working with a debt consolidation company:</w:t>
      </w:r>
    </w:p>
    <w:p w14:paraId="65F1EAF0" w14:textId="77777777" w:rsidR="00E94995" w:rsidRDefault="00000000" w:rsidP="00353E28">
      <w:pPr>
        <w:ind w:left="1440"/>
      </w:pPr>
      <w:r>
        <w:t>“You said you did not request to close the account before you stopped making payments. This defense does not apply.”</w:t>
      </w:r>
    </w:p>
    <w:p w14:paraId="0CCEDF51" w14:textId="77777777" w:rsidR="00E94995" w:rsidRDefault="00000000" w:rsidP="00353E28">
      <w:pPr>
        <w:keepNext/>
        <w:ind w:left="720"/>
      </w:pPr>
      <w:r>
        <w:rPr>
          <w:b/>
        </w:rPr>
        <w:t>If the user is working with a debt consolidation company:</w:t>
      </w:r>
    </w:p>
    <w:p w14:paraId="7759F001" w14:textId="77777777" w:rsidR="00E94995" w:rsidRDefault="00000000" w:rsidP="00353E28">
      <w:pPr>
        <w:keepNext/>
        <w:ind w:left="1440"/>
      </w:pPr>
      <w:r>
        <w:t>“You said neither you nor the debt consolidation company requested to close the account before you stopped making payments. This defense does not apply.”</w:t>
      </w:r>
    </w:p>
    <w:p w14:paraId="50593E70" w14:textId="77777777" w:rsidR="00E94995" w:rsidRDefault="00000000" w:rsidP="00353E28">
      <w:pPr>
        <w:ind w:firstLine="720"/>
      </w:pPr>
      <w:r>
        <w:rPr>
          <w:b/>
        </w:rPr>
        <w:t>Finish this defense.</w:t>
      </w:r>
    </w:p>
    <w:p w14:paraId="0ABD3412" w14:textId="1590715A" w:rsidR="00E94995" w:rsidRDefault="00000000">
      <w:pPr>
        <w:pStyle w:val="Heading2"/>
      </w:pPr>
      <w:bookmarkStart w:id="68" w:name="_Toc243890454"/>
      <w:r>
        <w:t>If a request was made</w:t>
      </w:r>
      <w:r w:rsidR="00353E28">
        <w:t>,</w:t>
      </w:r>
      <w:r>
        <w:t xml:space="preserve"> ask whether it was refused</w:t>
      </w:r>
      <w:bookmarkEnd w:id="68"/>
    </w:p>
    <w:p w14:paraId="178340CD" w14:textId="77777777" w:rsidR="00E94995" w:rsidRDefault="00000000">
      <w:pPr>
        <w:keepNext/>
      </w:pPr>
      <w:r>
        <w:rPr>
          <w:b/>
        </w:rPr>
        <w:t>If the user is not working with a debt consolidation company:</w:t>
      </w:r>
    </w:p>
    <w:p w14:paraId="2159BD09" w14:textId="77777777" w:rsidR="00E94995" w:rsidRDefault="00000000" w:rsidP="00353E28">
      <w:pPr>
        <w:keepNext/>
        <w:ind w:left="720"/>
      </w:pPr>
      <w:r>
        <w:rPr>
          <w:b/>
        </w:rPr>
        <w:t>Ask:</w:t>
      </w:r>
    </w:p>
    <w:p w14:paraId="0AB5BD77" w14:textId="77777777" w:rsidR="00E94995" w:rsidRDefault="00000000" w:rsidP="00353E28">
      <w:pPr>
        <w:ind w:left="720"/>
      </w:pPr>
      <w:r>
        <w:t>“Did the original creditor refuse to grant your request to close the account before you stopped making payments?”</w:t>
      </w:r>
    </w:p>
    <w:p w14:paraId="793244BC" w14:textId="77777777" w:rsidR="00E94995" w:rsidRDefault="00000000">
      <w:pPr>
        <w:keepNext/>
      </w:pPr>
      <w:r>
        <w:rPr>
          <w:b/>
        </w:rPr>
        <w:t>If the user is working with a debt consolidation company:</w:t>
      </w:r>
    </w:p>
    <w:p w14:paraId="1883DD94" w14:textId="77777777" w:rsidR="00E94995" w:rsidRDefault="00000000" w:rsidP="00353E28">
      <w:pPr>
        <w:ind w:left="720"/>
      </w:pPr>
      <w:r>
        <w:t>“Did the original creditor refuse to grant the request by you or the debt consolidation company to close the account before you stopped making payments?”</w:t>
      </w:r>
    </w:p>
    <w:p w14:paraId="15D84538" w14:textId="77777777" w:rsidR="00E94995" w:rsidRDefault="00000000">
      <w:pPr>
        <w:keepNext/>
      </w:pPr>
      <w:r>
        <w:rPr>
          <w:b/>
        </w:rPr>
        <w:lastRenderedPageBreak/>
        <w:t>If Yes, use the matching version:</w:t>
      </w:r>
    </w:p>
    <w:p w14:paraId="24E42FA4" w14:textId="77777777" w:rsidR="00E94995" w:rsidRDefault="00000000" w:rsidP="00353E28">
      <w:pPr>
        <w:keepNext/>
        <w:ind w:left="720"/>
      </w:pPr>
      <w:r>
        <w:rPr>
          <w:b/>
        </w:rPr>
        <w:t>If the user is not working with a debt consolidation company:</w:t>
      </w:r>
    </w:p>
    <w:p w14:paraId="61046631" w14:textId="77777777" w:rsidR="00E94995" w:rsidRDefault="00000000" w:rsidP="00353E28">
      <w:pPr>
        <w:ind w:left="1440"/>
      </w:pPr>
      <w:r>
        <w:t>“You said the original creditor refused to grant your request to close the account before you stopped making payments. Many litigants in this situation check this defense off to preserve it.”</w:t>
      </w:r>
    </w:p>
    <w:p w14:paraId="36789F13" w14:textId="18230388" w:rsidR="00353E28" w:rsidRPr="00353E28" w:rsidRDefault="00353E28" w:rsidP="00353E28">
      <w:pPr>
        <w:ind w:left="1440"/>
        <w:rPr>
          <w:b/>
          <w:bCs/>
        </w:rPr>
      </w:pPr>
      <w:r w:rsidRPr="00353E28">
        <w:rPr>
          <w:b/>
          <w:bCs/>
        </w:rPr>
        <w:t>Ask about this checkbox.</w:t>
      </w:r>
    </w:p>
    <w:p w14:paraId="00D147D0" w14:textId="77777777" w:rsidR="00E94995" w:rsidRDefault="00000000" w:rsidP="00353E28">
      <w:pPr>
        <w:keepNext/>
        <w:ind w:left="720"/>
      </w:pPr>
      <w:r>
        <w:rPr>
          <w:b/>
        </w:rPr>
        <w:t>If the user is working with a debt consolidation company:</w:t>
      </w:r>
    </w:p>
    <w:p w14:paraId="77BC9A26" w14:textId="77777777" w:rsidR="00E94995" w:rsidRDefault="00000000" w:rsidP="00353E28">
      <w:pPr>
        <w:keepNext/>
        <w:ind w:left="1440"/>
      </w:pPr>
      <w:r>
        <w:t>“You said the original creditor refused to grant the request by you or the debt consolidation company to close the account before you stopped making payments. Many litigants in this situation check this defense off to preserve it.”</w:t>
      </w:r>
    </w:p>
    <w:p w14:paraId="6BE76BDA" w14:textId="45F15E1D" w:rsidR="00353E28" w:rsidRPr="00353E28" w:rsidRDefault="00353E28" w:rsidP="00353E28">
      <w:pPr>
        <w:keepNext/>
        <w:ind w:left="1440"/>
        <w:rPr>
          <w:b/>
          <w:bCs/>
        </w:rPr>
      </w:pPr>
      <w:r w:rsidRPr="00353E28">
        <w:rPr>
          <w:b/>
          <w:bCs/>
        </w:rPr>
        <w:t>Ask about this checkbox.</w:t>
      </w:r>
    </w:p>
    <w:p w14:paraId="1972AEBA" w14:textId="77777777" w:rsidR="00E94995" w:rsidRDefault="00000000" w:rsidP="00353E28">
      <w:pPr>
        <w:ind w:firstLine="720"/>
      </w:pPr>
      <w:r>
        <w:rPr>
          <w:b/>
        </w:rPr>
        <w:t>Continue to Confirm selections.</w:t>
      </w:r>
    </w:p>
    <w:p w14:paraId="5FA5CB71" w14:textId="77777777" w:rsidR="00E94995" w:rsidRDefault="00000000">
      <w:pPr>
        <w:keepNext/>
      </w:pPr>
      <w:r>
        <w:rPr>
          <w:b/>
        </w:rPr>
        <w:t>If No, use the matching version:</w:t>
      </w:r>
    </w:p>
    <w:p w14:paraId="767A9EE4" w14:textId="77777777" w:rsidR="00E94995" w:rsidRDefault="00000000" w:rsidP="00353E28">
      <w:pPr>
        <w:keepNext/>
        <w:ind w:left="720"/>
      </w:pPr>
      <w:r>
        <w:rPr>
          <w:b/>
        </w:rPr>
        <w:t>If the user is not working with a debt consolidation company:</w:t>
      </w:r>
    </w:p>
    <w:p w14:paraId="592E7FCC" w14:textId="77777777" w:rsidR="00E94995" w:rsidRDefault="00000000" w:rsidP="00353E28">
      <w:pPr>
        <w:ind w:left="1440"/>
      </w:pPr>
      <w:r>
        <w:t>“You said the original creditor granted your request to close the account before you stopped making payments. This defense does not apply.”</w:t>
      </w:r>
    </w:p>
    <w:p w14:paraId="67E98F65" w14:textId="77777777" w:rsidR="00E94995" w:rsidRDefault="00000000" w:rsidP="00353E28">
      <w:pPr>
        <w:keepNext/>
        <w:ind w:left="720"/>
      </w:pPr>
      <w:r>
        <w:rPr>
          <w:b/>
        </w:rPr>
        <w:t>If the user is working with a debt consolidation company:</w:t>
      </w:r>
    </w:p>
    <w:p w14:paraId="062F112D" w14:textId="77777777" w:rsidR="00E94995" w:rsidRDefault="00000000" w:rsidP="00353E28">
      <w:pPr>
        <w:keepNext/>
        <w:ind w:left="1440"/>
      </w:pPr>
      <w:r>
        <w:t>“You said the original creditor granted the request by you or the debt consolidation company to close the account before you stopped making payments. This defense does not apply.”</w:t>
      </w:r>
    </w:p>
    <w:p w14:paraId="56B2AC02" w14:textId="77777777" w:rsidR="00E94995" w:rsidRDefault="00000000">
      <w:r>
        <w:rPr>
          <w:b/>
        </w:rPr>
        <w:t>Finish this defense. If either question remains unresolved, use Clarify an unresolved answer.</w:t>
      </w:r>
    </w:p>
    <w:p w14:paraId="1F7DBF91" w14:textId="77777777" w:rsidR="00E94995" w:rsidRDefault="00000000">
      <w:pPr>
        <w:pStyle w:val="Heading1"/>
      </w:pPr>
      <w:bookmarkStart w:id="69" w:name="defense_14"/>
      <w:bookmarkStart w:id="70" w:name="_Toc243890455"/>
      <w:r>
        <w:t>14 Lack of Consideration</w:t>
      </w:r>
      <w:bookmarkEnd w:id="69"/>
      <w:bookmarkEnd w:id="70"/>
    </w:p>
    <w:p w14:paraId="362AD44D" w14:textId="77777777" w:rsidR="00E94995" w:rsidRDefault="00000000">
      <w:pPr>
        <w:pStyle w:val="Heading2"/>
      </w:pPr>
      <w:bookmarkStart w:id="71" w:name="_Toc243890456"/>
      <w:r>
        <w:t>General explanation show to everyone</w:t>
      </w:r>
      <w:bookmarkEnd w:id="71"/>
    </w:p>
    <w:p w14:paraId="241F5169" w14:textId="77777777" w:rsidR="00E94995" w:rsidRDefault="00000000">
      <w:r>
        <w:t>“Consideration is something of value exchanged in a contract. For a credit account, this may include the creditor providing credit in exchange for a promise to repay. Lack of consideration means the promised exchange was missing. The questions below ask about identity theft and whether you or someone you intended to benefit used the account.”</w:t>
      </w:r>
    </w:p>
    <w:p w14:paraId="6082EEE7" w14:textId="77777777" w:rsidR="00E94995" w:rsidRDefault="00000000">
      <w:pPr>
        <w:pStyle w:val="Heading2"/>
      </w:pPr>
      <w:bookmarkStart w:id="72" w:name="_Toc243890457"/>
      <w:r>
        <w:t>Use the identity theft answer already collected</w:t>
      </w:r>
      <w:bookmarkEnd w:id="72"/>
    </w:p>
    <w:p w14:paraId="1A13F1E1" w14:textId="77777777" w:rsidR="00E94995" w:rsidRDefault="00000000">
      <w:pPr>
        <w:keepNext/>
      </w:pPr>
      <w:r>
        <w:rPr>
          <w:b/>
        </w:rPr>
        <w:t>If the user reported suspected identity theft:</w:t>
      </w:r>
    </w:p>
    <w:p w14:paraId="0A33160A" w14:textId="77777777" w:rsidR="00E94995" w:rsidRDefault="00000000" w:rsidP="0003437B">
      <w:pPr>
        <w:ind w:left="720"/>
      </w:pPr>
      <w:r>
        <w:t>“Earlier, you indicated that someone may have stolen your identity to create this debt.”</w:t>
      </w:r>
    </w:p>
    <w:p w14:paraId="64E1342E" w14:textId="77777777" w:rsidR="00E94995" w:rsidRDefault="00000000" w:rsidP="0003437B">
      <w:pPr>
        <w:keepNext/>
        <w:ind w:left="720"/>
      </w:pPr>
      <w:r>
        <w:t>“Many litigants in this situation check off this affirmative defense, since only someone else used the card.”</w:t>
      </w:r>
    </w:p>
    <w:p w14:paraId="2134B882" w14:textId="58727B95" w:rsidR="00941E2D" w:rsidRPr="00941E2D" w:rsidRDefault="00941E2D" w:rsidP="0003437B">
      <w:pPr>
        <w:keepNext/>
        <w:ind w:left="720"/>
        <w:rPr>
          <w:b/>
          <w:bCs/>
        </w:rPr>
      </w:pPr>
      <w:r w:rsidRPr="00941E2D">
        <w:rPr>
          <w:b/>
          <w:bCs/>
        </w:rPr>
        <w:t>Ask about this checkbox.</w:t>
      </w:r>
    </w:p>
    <w:p w14:paraId="2E9BAB8B" w14:textId="77777777" w:rsidR="00E94995" w:rsidRDefault="00000000" w:rsidP="0003437B">
      <w:pPr>
        <w:ind w:left="720"/>
      </w:pPr>
      <w:r>
        <w:rPr>
          <w:b/>
        </w:rPr>
        <w:t>Continue to Confirm selections. Skip the card-use questions below.</w:t>
      </w:r>
    </w:p>
    <w:p w14:paraId="2510BD61" w14:textId="77777777" w:rsidR="00E94995" w:rsidRDefault="00000000">
      <w:pPr>
        <w:pStyle w:val="Heading2"/>
      </w:pPr>
      <w:bookmarkStart w:id="73" w:name="_Toc243890458"/>
      <w:r>
        <w:t>Card use questions</w:t>
      </w:r>
      <w:bookmarkEnd w:id="73"/>
    </w:p>
    <w:p w14:paraId="0E3DE977" w14:textId="77777777" w:rsidR="00E94995" w:rsidRDefault="00000000">
      <w:pPr>
        <w:keepNext/>
      </w:pPr>
      <w:r>
        <w:rPr>
          <w:b/>
        </w:rPr>
        <w:t>If the identity theft answer is No:</w:t>
      </w:r>
    </w:p>
    <w:p w14:paraId="783228AF" w14:textId="77777777" w:rsidR="00E94995" w:rsidRDefault="00000000" w:rsidP="0003437B">
      <w:pPr>
        <w:keepNext/>
      </w:pPr>
      <w:r>
        <w:rPr>
          <w:b/>
        </w:rPr>
        <w:t>Ask:</w:t>
      </w:r>
    </w:p>
    <w:p w14:paraId="374FB317" w14:textId="77777777" w:rsidR="00E94995" w:rsidRDefault="00000000" w:rsidP="0003437B">
      <w:r>
        <w:t>“Did you ever use the card, as opposed to only other people (like family or friends) using the card?”</w:t>
      </w:r>
    </w:p>
    <w:p w14:paraId="07965A64" w14:textId="77777777" w:rsidR="00E94995" w:rsidRDefault="00000000" w:rsidP="0003437B">
      <w:pPr>
        <w:keepNext/>
        <w:ind w:left="720"/>
      </w:pPr>
      <w:r>
        <w:rPr>
          <w:b/>
        </w:rPr>
        <w:lastRenderedPageBreak/>
        <w:t>If Yes:</w:t>
      </w:r>
    </w:p>
    <w:p w14:paraId="2E166A6C" w14:textId="77777777" w:rsidR="00E94995" w:rsidRDefault="00000000" w:rsidP="0003437B">
      <w:pPr>
        <w:keepNext/>
        <w:ind w:left="1440"/>
      </w:pPr>
      <w:r>
        <w:t>“You said you have used this card. This defense does not apply if you opened the card and used it.”</w:t>
      </w:r>
    </w:p>
    <w:p w14:paraId="2CFD7EA3" w14:textId="77777777" w:rsidR="00E94995" w:rsidRDefault="00000000" w:rsidP="0003437B">
      <w:pPr>
        <w:ind w:left="1440"/>
      </w:pPr>
      <w:r>
        <w:rPr>
          <w:b/>
        </w:rPr>
        <w:t>Finish this defense.</w:t>
      </w:r>
    </w:p>
    <w:p w14:paraId="13EFFF0C" w14:textId="77777777" w:rsidR="00E94995" w:rsidRDefault="00000000" w:rsidP="0003437B">
      <w:pPr>
        <w:keepNext/>
        <w:ind w:left="720"/>
      </w:pPr>
      <w:r>
        <w:rPr>
          <w:b/>
        </w:rPr>
        <w:t>If No:</w:t>
      </w:r>
    </w:p>
    <w:p w14:paraId="79181BF0" w14:textId="77777777" w:rsidR="00E94995" w:rsidRDefault="00000000" w:rsidP="0003437B">
      <w:pPr>
        <w:keepNext/>
        <w:ind w:left="1440"/>
      </w:pPr>
      <w:r>
        <w:rPr>
          <w:b/>
        </w:rPr>
        <w:t>Ask:</w:t>
      </w:r>
    </w:p>
    <w:p w14:paraId="2CF4C950" w14:textId="77777777" w:rsidR="00E94995" w:rsidRDefault="00000000" w:rsidP="0003437B">
      <w:pPr>
        <w:ind w:left="1440"/>
      </w:pPr>
      <w:r>
        <w:t>“You said you have not used this card. Did you open the account explicitly for another person to use?”</w:t>
      </w:r>
    </w:p>
    <w:p w14:paraId="45DBD71B" w14:textId="77777777" w:rsidR="00E94995" w:rsidRDefault="00000000">
      <w:pPr>
        <w:keepNext/>
      </w:pPr>
      <w:r>
        <w:rPr>
          <w:b/>
        </w:rPr>
        <w:t>If the account was opened for another intended user:</w:t>
      </w:r>
    </w:p>
    <w:p w14:paraId="1DD806DE" w14:textId="77777777" w:rsidR="00E94995" w:rsidRDefault="00000000" w:rsidP="0003437B">
      <w:pPr>
        <w:keepNext/>
        <w:ind w:left="720"/>
      </w:pPr>
      <w:r>
        <w:t>“You said you opened the account explicitly for another person to use, though you never used the card yourself. This defense does not apply if you opened the card that benefitted another intended user.”</w:t>
      </w:r>
    </w:p>
    <w:p w14:paraId="038C473F" w14:textId="77777777" w:rsidR="00E94995" w:rsidRDefault="00000000" w:rsidP="0003437B">
      <w:pPr>
        <w:ind w:left="720"/>
      </w:pPr>
      <w:r>
        <w:rPr>
          <w:b/>
        </w:rPr>
        <w:t>Finish this defense.</w:t>
      </w:r>
    </w:p>
    <w:p w14:paraId="3795F223" w14:textId="77777777" w:rsidR="00E94995" w:rsidRDefault="00000000">
      <w:pPr>
        <w:keepNext/>
      </w:pPr>
      <w:r>
        <w:rPr>
          <w:b/>
        </w:rPr>
        <w:t>If the account was not opened for another intended user:</w:t>
      </w:r>
    </w:p>
    <w:p w14:paraId="0E76EFAD" w14:textId="77777777" w:rsidR="00E94995" w:rsidRDefault="00000000" w:rsidP="0003437B">
      <w:pPr>
        <w:keepNext/>
        <w:ind w:left="720"/>
      </w:pPr>
      <w:r>
        <w:t xml:space="preserve">“You said you didn’t use the card and that neither did any intended users you had in mind when you opened the account. This defense may apply if neither you nor intended users </w:t>
      </w:r>
      <w:proofErr w:type="gramStart"/>
      <w:r>
        <w:t>actually used</w:t>
      </w:r>
      <w:proofErr w:type="gramEnd"/>
      <w:r>
        <w:t xml:space="preserve"> the card.”</w:t>
      </w:r>
    </w:p>
    <w:p w14:paraId="1ABAF541" w14:textId="5A77DEE4" w:rsidR="00941E2D" w:rsidRPr="00941E2D" w:rsidRDefault="00941E2D" w:rsidP="0003437B">
      <w:pPr>
        <w:keepNext/>
        <w:ind w:left="720"/>
        <w:rPr>
          <w:b/>
          <w:bCs/>
        </w:rPr>
      </w:pPr>
      <w:r w:rsidRPr="00941E2D">
        <w:rPr>
          <w:b/>
          <w:bCs/>
        </w:rPr>
        <w:t>Ask about this checkbox.</w:t>
      </w:r>
    </w:p>
    <w:p w14:paraId="03D573DA" w14:textId="77777777" w:rsidR="00E94995" w:rsidRDefault="00000000">
      <w:r>
        <w:rPr>
          <w:b/>
        </w:rPr>
        <w:t>Continue to Confirm selections. If identity theft or a card-use answer remains uncertain, use Clarify an unresolved answer.</w:t>
      </w:r>
    </w:p>
    <w:p w14:paraId="2ECA27EC" w14:textId="77777777" w:rsidR="00E94995" w:rsidRDefault="00000000">
      <w:pPr>
        <w:pStyle w:val="Heading1"/>
      </w:pPr>
      <w:bookmarkStart w:id="74" w:name="defense_15"/>
      <w:bookmarkStart w:id="75" w:name="_Toc243890459"/>
      <w:r>
        <w:t>15 Accord and Satisfaction</w:t>
      </w:r>
      <w:bookmarkEnd w:id="74"/>
      <w:bookmarkEnd w:id="75"/>
    </w:p>
    <w:p w14:paraId="1C6A4547" w14:textId="77777777" w:rsidR="00E94995" w:rsidRDefault="00000000">
      <w:pPr>
        <w:pStyle w:val="Heading2"/>
      </w:pPr>
      <w:bookmarkStart w:id="76" w:name="_Toc243890460"/>
      <w:r>
        <w:t>General explanation show to everyone</w:t>
      </w:r>
      <w:bookmarkEnd w:id="76"/>
    </w:p>
    <w:p w14:paraId="33F085A4" w14:textId="77777777" w:rsidR="00E94995" w:rsidRDefault="00000000">
      <w:r>
        <w:t>“An accord is an agreement that [PLAINTIFF] will accept a different payment or performance to settle the debt, such as accepting a lower amount than payment in full. Satisfaction means that you completed what was agreed and [PLAINTIFF] accepted it. An ongoing payment or settlement plan may mean that [PLAINTIFF] has already agreed to a repayment plan and should not be able to sue you.”</w:t>
      </w:r>
    </w:p>
    <w:p w14:paraId="2D43BE0B" w14:textId="77777777" w:rsidR="00E94995" w:rsidRDefault="00000000">
      <w:pPr>
        <w:keepNext/>
      </w:pPr>
      <w:r>
        <w:rPr>
          <w:b/>
        </w:rPr>
        <w:t>If the user is working with a debt consolidation company:</w:t>
      </w:r>
    </w:p>
    <w:p w14:paraId="1ADE8131" w14:textId="77777777" w:rsidR="00E94995" w:rsidRDefault="00000000">
      <w:r>
        <w:t>“You are working with a debt consolidation company on this account.”</w:t>
      </w:r>
    </w:p>
    <w:p w14:paraId="650EFC6E" w14:textId="77777777" w:rsidR="00E94995" w:rsidRDefault="00000000">
      <w:pPr>
        <w:pStyle w:val="Heading2"/>
      </w:pPr>
      <w:bookmarkStart w:id="77" w:name="_Toc243890461"/>
      <w:r>
        <w:t>Ask about an existing settlement agreement</w:t>
      </w:r>
      <w:bookmarkEnd w:id="77"/>
    </w:p>
    <w:p w14:paraId="0AF6FAAE" w14:textId="77777777" w:rsidR="00E94995" w:rsidRDefault="00000000">
      <w:pPr>
        <w:keepNext/>
      </w:pPr>
      <w:r>
        <w:rPr>
          <w:b/>
        </w:rPr>
        <w:t>If the user is not working with a debt consolidation company:</w:t>
      </w:r>
    </w:p>
    <w:p w14:paraId="3FFB9C35" w14:textId="77777777" w:rsidR="00E94995" w:rsidRDefault="00000000" w:rsidP="00941E2D">
      <w:pPr>
        <w:keepNext/>
        <w:ind w:left="720"/>
      </w:pPr>
      <w:r>
        <w:rPr>
          <w:b/>
        </w:rPr>
        <w:t>Ask:</w:t>
      </w:r>
    </w:p>
    <w:p w14:paraId="32A48388" w14:textId="77777777" w:rsidR="00E94995" w:rsidRDefault="00000000" w:rsidP="00941E2D">
      <w:pPr>
        <w:ind w:left="720"/>
      </w:pPr>
      <w:r>
        <w:t>“Are you following an existing agreement with [PLAINTIFF] on a way to settle this debt?”</w:t>
      </w:r>
    </w:p>
    <w:p w14:paraId="6C56CFEC" w14:textId="77777777" w:rsidR="00E94995" w:rsidRDefault="00000000">
      <w:pPr>
        <w:keepNext/>
      </w:pPr>
      <w:r>
        <w:rPr>
          <w:b/>
        </w:rPr>
        <w:t>If the user is working with a debt consolidation company:</w:t>
      </w:r>
    </w:p>
    <w:p w14:paraId="59737091" w14:textId="77777777" w:rsidR="00E94995" w:rsidRDefault="00000000" w:rsidP="00941E2D">
      <w:pPr>
        <w:ind w:left="720"/>
      </w:pPr>
      <w:r>
        <w:t>“Are you or the debt consolidation company following an existing agreement with [PLAINTIFF] on a way to settle this debt?”</w:t>
      </w:r>
    </w:p>
    <w:p w14:paraId="3CB250CE" w14:textId="77777777" w:rsidR="00E94995" w:rsidRDefault="00000000" w:rsidP="00941E2D">
      <w:pPr>
        <w:keepNext/>
      </w:pPr>
      <w:r>
        <w:rPr>
          <w:b/>
        </w:rPr>
        <w:t>If Yes, use the matching version:</w:t>
      </w:r>
    </w:p>
    <w:p w14:paraId="1FD2B86B" w14:textId="77777777" w:rsidR="00E94995" w:rsidRDefault="00000000" w:rsidP="00941E2D">
      <w:pPr>
        <w:keepNext/>
        <w:ind w:left="720"/>
      </w:pPr>
      <w:r>
        <w:rPr>
          <w:b/>
        </w:rPr>
        <w:t>If the user is not working with a debt consolidation company:</w:t>
      </w:r>
    </w:p>
    <w:p w14:paraId="71F9A295" w14:textId="77777777" w:rsidR="00E94995" w:rsidRDefault="00000000" w:rsidP="00941E2D">
      <w:pPr>
        <w:ind w:left="1440"/>
      </w:pPr>
      <w:r>
        <w:t>“You said that an agreement with [PLAINTIFF] exists to settle this debt and that you are following it. This defense may apply. Many litigants in this situation check this defense off to preserve it.”</w:t>
      </w:r>
    </w:p>
    <w:p w14:paraId="77EDFD2C" w14:textId="25D2129F" w:rsidR="00941E2D" w:rsidRPr="00941E2D" w:rsidRDefault="00941E2D" w:rsidP="00941E2D">
      <w:pPr>
        <w:ind w:left="1440"/>
        <w:rPr>
          <w:b/>
          <w:bCs/>
        </w:rPr>
      </w:pPr>
      <w:r w:rsidRPr="00941E2D">
        <w:rPr>
          <w:b/>
          <w:bCs/>
        </w:rPr>
        <w:t>Ask about this checkbox.</w:t>
      </w:r>
    </w:p>
    <w:p w14:paraId="10DF136F" w14:textId="77777777" w:rsidR="00E94995" w:rsidRDefault="00000000" w:rsidP="00941E2D">
      <w:pPr>
        <w:keepNext/>
        <w:ind w:left="720"/>
      </w:pPr>
      <w:r>
        <w:rPr>
          <w:b/>
        </w:rPr>
        <w:lastRenderedPageBreak/>
        <w:t>If the user is working with a debt consolidation company:</w:t>
      </w:r>
    </w:p>
    <w:p w14:paraId="58F952FA" w14:textId="77777777" w:rsidR="00E94995" w:rsidRDefault="00000000" w:rsidP="00941E2D">
      <w:pPr>
        <w:keepNext/>
        <w:ind w:left="1440"/>
      </w:pPr>
      <w:r>
        <w:t>“You said that an agreement with [PLAINTIFF] exists to settle this debt and that it is being followed by you or the debt consolidation company. This defense may apply. Many litigants in this situation check this defense off to preserve it.”</w:t>
      </w:r>
    </w:p>
    <w:p w14:paraId="1D7941FC" w14:textId="3069EABC" w:rsidR="00941E2D" w:rsidRPr="00941E2D" w:rsidRDefault="00941E2D" w:rsidP="00941E2D">
      <w:pPr>
        <w:keepNext/>
        <w:ind w:left="1440"/>
        <w:rPr>
          <w:b/>
          <w:bCs/>
        </w:rPr>
      </w:pPr>
      <w:r w:rsidRPr="00941E2D">
        <w:rPr>
          <w:b/>
          <w:bCs/>
        </w:rPr>
        <w:t>Ask about this checkbox.</w:t>
      </w:r>
    </w:p>
    <w:p w14:paraId="6FF12FDD" w14:textId="77777777" w:rsidR="00E94995" w:rsidRDefault="00000000" w:rsidP="00941E2D">
      <w:pPr>
        <w:ind w:firstLine="720"/>
      </w:pPr>
      <w:r>
        <w:rPr>
          <w:b/>
        </w:rPr>
        <w:t>Continue to Confirm selections.</w:t>
      </w:r>
    </w:p>
    <w:p w14:paraId="12C61278" w14:textId="77777777" w:rsidR="00E94995" w:rsidRDefault="00000000">
      <w:pPr>
        <w:keepNext/>
      </w:pPr>
      <w:r>
        <w:rPr>
          <w:b/>
        </w:rPr>
        <w:t>If No, use the matching version:</w:t>
      </w:r>
    </w:p>
    <w:p w14:paraId="53BF4FB2" w14:textId="77777777" w:rsidR="00E94995" w:rsidRDefault="00000000" w:rsidP="00941E2D">
      <w:pPr>
        <w:keepNext/>
        <w:ind w:left="720"/>
      </w:pPr>
      <w:r>
        <w:rPr>
          <w:b/>
        </w:rPr>
        <w:t>If the user is not working with a debt consolidation company:</w:t>
      </w:r>
    </w:p>
    <w:p w14:paraId="6D615227" w14:textId="77777777" w:rsidR="00E94995" w:rsidRDefault="00000000" w:rsidP="00941E2D">
      <w:pPr>
        <w:ind w:left="1440"/>
      </w:pPr>
      <w:r>
        <w:t>“You said that you are not following an existing agreement with [PLAINTIFF] to settle this debt. This defense does not apply.”</w:t>
      </w:r>
    </w:p>
    <w:p w14:paraId="499990FD" w14:textId="77777777" w:rsidR="00E94995" w:rsidRDefault="00000000" w:rsidP="00941E2D">
      <w:pPr>
        <w:keepNext/>
        <w:ind w:left="720"/>
      </w:pPr>
      <w:r>
        <w:rPr>
          <w:b/>
        </w:rPr>
        <w:t>If the user is working with a debt consolidation company:</w:t>
      </w:r>
    </w:p>
    <w:p w14:paraId="235C0644" w14:textId="77777777" w:rsidR="00E94995" w:rsidRDefault="00000000" w:rsidP="00941E2D">
      <w:pPr>
        <w:keepNext/>
        <w:ind w:left="1440"/>
      </w:pPr>
      <w:r>
        <w:t>“You said that neither you nor the debt consolidation company is following an existing agreement with [PLAINTIFF] to settle this debt. This defense does not apply.”</w:t>
      </w:r>
    </w:p>
    <w:p w14:paraId="1C6915B4" w14:textId="77777777" w:rsidR="00E94995" w:rsidRDefault="00000000" w:rsidP="00941E2D">
      <w:pPr>
        <w:ind w:left="1440"/>
      </w:pPr>
      <w:r>
        <w:rPr>
          <w:b/>
        </w:rPr>
        <w:t>Finish this defense.</w:t>
      </w:r>
    </w:p>
    <w:p w14:paraId="06725A4F" w14:textId="77777777" w:rsidR="00E94995" w:rsidRDefault="00000000" w:rsidP="00941E2D">
      <w:pPr>
        <w:keepNext/>
        <w:ind w:left="720"/>
      </w:pPr>
      <w:r>
        <w:rPr>
          <w:b/>
        </w:rPr>
        <w:t>If Not sure:</w:t>
      </w:r>
    </w:p>
    <w:p w14:paraId="6BFF39DA" w14:textId="77777777" w:rsidR="00E94995" w:rsidRDefault="00000000" w:rsidP="00941E2D">
      <w:pPr>
        <w:keepNext/>
        <w:ind w:left="1440"/>
      </w:pPr>
      <w:r>
        <w:t>“You’re not sure whether an agreement with [PLAINTIFF] exists or is being followed. A settlement letter, payment history, or confirmation from the debt consolidation company may help clarify this. Do you have further questions about what counts as an agreement to settle the debt?”</w:t>
      </w:r>
    </w:p>
    <w:p w14:paraId="395B4008" w14:textId="77777777" w:rsidR="00E94995" w:rsidRDefault="00000000" w:rsidP="00941E2D">
      <w:pPr>
        <w:ind w:left="1440"/>
      </w:pPr>
      <w:r>
        <w:rPr>
          <w:b/>
        </w:rPr>
        <w:t>Continue to Clarify an unresolved answer.</w:t>
      </w:r>
    </w:p>
    <w:p w14:paraId="7CB432AB" w14:textId="77777777" w:rsidR="00E94995" w:rsidRDefault="00000000">
      <w:pPr>
        <w:pStyle w:val="Heading1"/>
      </w:pPr>
      <w:bookmarkStart w:id="78" w:name="defense_16"/>
      <w:bookmarkStart w:id="79" w:name="_Toc243890462"/>
      <w:r>
        <w:t>16 Excuse or Breach of Contract</w:t>
      </w:r>
      <w:bookmarkEnd w:id="78"/>
      <w:bookmarkEnd w:id="79"/>
    </w:p>
    <w:p w14:paraId="2808BA11" w14:textId="77777777" w:rsidR="00E94995" w:rsidRDefault="00000000">
      <w:pPr>
        <w:pStyle w:val="Heading2"/>
      </w:pPr>
      <w:bookmarkStart w:id="80" w:name="_Toc243890463"/>
      <w:r>
        <w:t>General explanation show to everyone</w:t>
      </w:r>
      <w:bookmarkEnd w:id="80"/>
    </w:p>
    <w:p w14:paraId="71D6E009" w14:textId="77777777" w:rsidR="00E94995" w:rsidRDefault="00000000">
      <w:r>
        <w:t>“This defense concerns whether [PLAINTIFF] failed to do something required by the agreement, if [PLAINTIFF] is suing under breach of contract. For example, [PLAINTIFF] may have failed to credit payments or honor an agreed change to the account. The questions below also ask about unauthorized changes, credit insurance benefits, and the handling of financial hardship.”</w:t>
      </w:r>
    </w:p>
    <w:p w14:paraId="5B5DAC82" w14:textId="77777777" w:rsidR="00E94995" w:rsidRDefault="00000000">
      <w:pPr>
        <w:pStyle w:val="Heading2"/>
      </w:pPr>
      <w:bookmarkStart w:id="81" w:name="_Toc243890464"/>
      <w:r>
        <w:t>Use the claim type already collected</w:t>
      </w:r>
      <w:bookmarkEnd w:id="81"/>
    </w:p>
    <w:p w14:paraId="33AFDF27" w14:textId="77777777" w:rsidR="00E94995" w:rsidRDefault="00000000">
      <w:pPr>
        <w:keepNext/>
      </w:pPr>
      <w:r>
        <w:rPr>
          <w:b/>
        </w:rPr>
        <w:t>If the complaint includes Common Counts alone:</w:t>
      </w:r>
    </w:p>
    <w:p w14:paraId="7D10B288" w14:textId="77777777" w:rsidR="00E94995" w:rsidRDefault="00000000" w:rsidP="00941E2D">
      <w:pPr>
        <w:keepNext/>
        <w:ind w:left="720"/>
      </w:pPr>
      <w:r>
        <w:t>“[PLAINTIFF] did not sue for breach of contract. This defense does not apply to a complaint for common counts only.”</w:t>
      </w:r>
    </w:p>
    <w:p w14:paraId="049E03AC" w14:textId="77777777" w:rsidR="00E94995" w:rsidRDefault="00000000" w:rsidP="00941E2D">
      <w:pPr>
        <w:ind w:left="720"/>
      </w:pPr>
      <w:r>
        <w:rPr>
          <w:b/>
        </w:rPr>
        <w:t>Finish this defense.</w:t>
      </w:r>
    </w:p>
    <w:p w14:paraId="3CFF7F21" w14:textId="77777777" w:rsidR="00E94995" w:rsidRDefault="00000000">
      <w:pPr>
        <w:keepNext/>
      </w:pPr>
      <w:r>
        <w:rPr>
          <w:b/>
        </w:rPr>
        <w:t>If the complaint includes Breach of Contract, alone or with Common Counts:</w:t>
      </w:r>
    </w:p>
    <w:p w14:paraId="30BCDDD2" w14:textId="77777777" w:rsidR="00E94995" w:rsidRDefault="00000000" w:rsidP="00941E2D">
      <w:pPr>
        <w:ind w:firstLine="720"/>
      </w:pPr>
      <w:r>
        <w:t>“[PLAINTIFF] sued for breach of contract.”</w:t>
      </w:r>
    </w:p>
    <w:p w14:paraId="58968A0B" w14:textId="77777777" w:rsidR="00E94995" w:rsidRDefault="00000000">
      <w:pPr>
        <w:pStyle w:val="Heading2"/>
      </w:pPr>
      <w:bookmarkStart w:id="82" w:name="_Toc243890465"/>
      <w:r>
        <w:t>Ask about performance of the agreement</w:t>
      </w:r>
      <w:bookmarkEnd w:id="82"/>
    </w:p>
    <w:p w14:paraId="223AB026" w14:textId="77777777" w:rsidR="00E94995" w:rsidRDefault="00000000">
      <w:pPr>
        <w:keepNext/>
      </w:pPr>
      <w:r>
        <w:rPr>
          <w:b/>
        </w:rPr>
        <w:t>Ask:</w:t>
      </w:r>
    </w:p>
    <w:p w14:paraId="408467B7" w14:textId="77777777" w:rsidR="00E94995" w:rsidRDefault="00000000">
      <w:r>
        <w:t>“Did [PLAINTIFF] change the terms of the contract without your consent?”</w:t>
      </w:r>
    </w:p>
    <w:p w14:paraId="328B9D04" w14:textId="77777777" w:rsidR="00E94995" w:rsidRDefault="00000000">
      <w:pPr>
        <w:keepNext/>
      </w:pPr>
      <w:r>
        <w:rPr>
          <w:b/>
        </w:rPr>
        <w:t>If uncredited payments were already addressed in Common Counts Only, reuse that answer. Otherwise ask:</w:t>
      </w:r>
    </w:p>
    <w:p w14:paraId="31136B82" w14:textId="77777777" w:rsidR="00E94995" w:rsidRDefault="00000000">
      <w:pPr>
        <w:keepNext/>
      </w:pPr>
      <w:r>
        <w:rPr>
          <w:b/>
        </w:rPr>
        <w:t>Ask:</w:t>
      </w:r>
    </w:p>
    <w:p w14:paraId="511037E3" w14:textId="77777777" w:rsidR="00E94995" w:rsidRDefault="00000000">
      <w:r>
        <w:t>“Has [PLAINTIFF] failed to give credit for payments you made?”</w:t>
      </w:r>
    </w:p>
    <w:p w14:paraId="763CDB40" w14:textId="77777777" w:rsidR="00E94995" w:rsidRDefault="00000000">
      <w:pPr>
        <w:keepNext/>
      </w:pPr>
      <w:r>
        <w:rPr>
          <w:b/>
        </w:rPr>
        <w:lastRenderedPageBreak/>
        <w:t>Ask:</w:t>
      </w:r>
    </w:p>
    <w:p w14:paraId="17B413A6" w14:textId="77777777" w:rsidR="00E94995" w:rsidRDefault="00000000">
      <w:r>
        <w:t>“Did [PLAINTIFF] agree to change the original contract, but is not honoring the new agreement?”</w:t>
      </w:r>
    </w:p>
    <w:p w14:paraId="72628245" w14:textId="77777777" w:rsidR="00E94995" w:rsidRDefault="00000000">
      <w:pPr>
        <w:keepNext/>
      </w:pPr>
      <w:r>
        <w:rPr>
          <w:b/>
        </w:rPr>
        <w:t>If uncredited insurance payments were already addressed in Common Counts Only, reuse that answer. Otherwise ask:</w:t>
      </w:r>
    </w:p>
    <w:p w14:paraId="482C8F65" w14:textId="77777777" w:rsidR="00E94995" w:rsidRDefault="00000000">
      <w:pPr>
        <w:keepNext/>
      </w:pPr>
      <w:r>
        <w:rPr>
          <w:b/>
        </w:rPr>
        <w:t>Ask:</w:t>
      </w:r>
    </w:p>
    <w:p w14:paraId="7085F91E" w14:textId="77777777" w:rsidR="00E94995" w:rsidRDefault="00000000">
      <w:r>
        <w:t>“Did [PLAINTIFF] fail to make payments under a credit insurance plan you purchased for the account?”</w:t>
      </w:r>
    </w:p>
    <w:p w14:paraId="5EB2F586" w14:textId="77777777" w:rsidR="00E94995" w:rsidRDefault="00000000">
      <w:pPr>
        <w:keepNext/>
      </w:pPr>
      <w:r>
        <w:rPr>
          <w:b/>
        </w:rPr>
        <w:t>Ask:</w:t>
      </w:r>
    </w:p>
    <w:p w14:paraId="1281F8D0" w14:textId="77777777" w:rsidR="00E94995" w:rsidRDefault="00000000">
      <w:r>
        <w:t>“The implied warranty of good faith and fair dealing requires that [PLAINTIFF] act reasonably. This is a broad defense that many litigants check off because of the policy argument that banks and debt buyers are unreasonable for collecting from people who can’t afford to pay back debts. Has [PLAINTIFF] behaved unreasonably in accommodating your financial situation regarding this account?”</w:t>
      </w:r>
    </w:p>
    <w:p w14:paraId="1F3302F4" w14:textId="77777777" w:rsidR="00E94995" w:rsidRDefault="00000000">
      <w:pPr>
        <w:pStyle w:val="Heading2"/>
      </w:pPr>
      <w:bookmarkStart w:id="83" w:name="_Toc243890466"/>
      <w:r>
        <w:t>Show the applicable responses</w:t>
      </w:r>
      <w:bookmarkEnd w:id="83"/>
    </w:p>
    <w:p w14:paraId="030517BF" w14:textId="77777777" w:rsidR="00E94995" w:rsidRDefault="00000000">
      <w:pPr>
        <w:keepNext/>
      </w:pPr>
      <w:r>
        <w:rPr>
          <w:b/>
        </w:rPr>
        <w:t>If at least one of the five answers is Yes:</w:t>
      </w:r>
    </w:p>
    <w:p w14:paraId="756CAA57" w14:textId="77777777" w:rsidR="00E94995" w:rsidRDefault="00000000" w:rsidP="00941E2D">
      <w:pPr>
        <w:ind w:left="720"/>
      </w:pPr>
      <w:r>
        <w:t>“This defense may apply based on the account problems you’ve described. Many litigants in this situation check the “Excuse/Breach of Contract” defense off to preserve it.”</w:t>
      </w:r>
    </w:p>
    <w:p w14:paraId="05C2739B" w14:textId="78DAA862" w:rsidR="00941E2D" w:rsidRPr="00941E2D" w:rsidRDefault="00941E2D" w:rsidP="00941E2D">
      <w:pPr>
        <w:ind w:left="720"/>
        <w:rPr>
          <w:b/>
          <w:bCs/>
        </w:rPr>
      </w:pPr>
      <w:r w:rsidRPr="00941E2D">
        <w:rPr>
          <w:b/>
          <w:bCs/>
        </w:rPr>
        <w:t>Ask about this checkbox.</w:t>
      </w:r>
    </w:p>
    <w:p w14:paraId="64CFAF09" w14:textId="77777777" w:rsidR="00E94995" w:rsidRDefault="00000000" w:rsidP="00941E2D">
      <w:pPr>
        <w:keepNext/>
        <w:ind w:left="720"/>
      </w:pPr>
      <w:r>
        <w:rPr>
          <w:b/>
        </w:rPr>
        <w:t>Show every matching nested-checkbox explanation:</w:t>
      </w:r>
    </w:p>
    <w:p w14:paraId="0E7ADE8A" w14:textId="77777777" w:rsidR="00E94995" w:rsidRDefault="00000000" w:rsidP="00941E2D">
      <w:pPr>
        <w:keepNext/>
        <w:ind w:left="720"/>
      </w:pPr>
      <w:r>
        <w:rPr>
          <w:b/>
        </w:rPr>
        <w:t>Terms changed without consent:</w:t>
      </w:r>
    </w:p>
    <w:p w14:paraId="1AB807B0" w14:textId="77777777" w:rsidR="00E94995" w:rsidRDefault="00000000" w:rsidP="00941E2D">
      <w:pPr>
        <w:ind w:left="1440"/>
      </w:pPr>
      <w:r>
        <w:t>“You said that [PLAINTIFF] changed the contract terms without your consent. Many litigants in this situation check off the first indented checkbox.”</w:t>
      </w:r>
    </w:p>
    <w:p w14:paraId="3A64560D" w14:textId="4F188089" w:rsidR="00941E2D" w:rsidRPr="00941E2D" w:rsidRDefault="00941E2D" w:rsidP="00941E2D">
      <w:pPr>
        <w:keepNext/>
        <w:ind w:left="1440"/>
        <w:rPr>
          <w:b/>
          <w:bCs/>
        </w:rPr>
      </w:pPr>
      <w:r w:rsidRPr="00941E2D">
        <w:rPr>
          <w:b/>
          <w:bCs/>
        </w:rPr>
        <w:t>Ask about this checkbox.</w:t>
      </w:r>
    </w:p>
    <w:p w14:paraId="210B9D37" w14:textId="77777777" w:rsidR="00E94995" w:rsidRDefault="00000000" w:rsidP="00941E2D">
      <w:pPr>
        <w:keepNext/>
        <w:ind w:left="720"/>
      </w:pPr>
      <w:r>
        <w:rPr>
          <w:b/>
        </w:rPr>
        <w:t>Payments were not credited:</w:t>
      </w:r>
    </w:p>
    <w:p w14:paraId="559B1C3F" w14:textId="77777777" w:rsidR="00E94995" w:rsidRDefault="00000000" w:rsidP="00941E2D">
      <w:pPr>
        <w:ind w:left="1440"/>
      </w:pPr>
      <w:r>
        <w:t>“You said that [PLAINTIFF] failed to credit payments you made. Many litigants in this situation check off the second indented checkbox.”</w:t>
      </w:r>
    </w:p>
    <w:p w14:paraId="1B0AF37C" w14:textId="211E5A0C" w:rsidR="00941E2D" w:rsidRPr="00941E2D" w:rsidRDefault="00941E2D" w:rsidP="00941E2D">
      <w:pPr>
        <w:keepNext/>
        <w:ind w:left="1440"/>
        <w:rPr>
          <w:b/>
          <w:bCs/>
        </w:rPr>
      </w:pPr>
      <w:r w:rsidRPr="00941E2D">
        <w:rPr>
          <w:b/>
          <w:bCs/>
        </w:rPr>
        <w:t>Ask about this checkbox.</w:t>
      </w:r>
    </w:p>
    <w:p w14:paraId="3A9791DA" w14:textId="77777777" w:rsidR="00E94995" w:rsidRDefault="00000000" w:rsidP="00941E2D">
      <w:pPr>
        <w:keepNext/>
        <w:ind w:left="720"/>
      </w:pPr>
      <w:r>
        <w:rPr>
          <w:b/>
        </w:rPr>
        <w:t>An agreed change was not honored:</w:t>
      </w:r>
    </w:p>
    <w:p w14:paraId="63C3206D" w14:textId="77777777" w:rsidR="00E94995" w:rsidRDefault="00000000" w:rsidP="00941E2D">
      <w:pPr>
        <w:ind w:left="1440"/>
      </w:pPr>
      <w:r>
        <w:t>“You said that [PLAINTIFF] agreed to change the original contract but is not honoring the new agreement. Many litigants in this situation check off the third indented checkbox.”</w:t>
      </w:r>
    </w:p>
    <w:p w14:paraId="2A7F97A4" w14:textId="4810E743" w:rsidR="00941E2D" w:rsidRPr="00941E2D" w:rsidRDefault="00941E2D" w:rsidP="00941E2D">
      <w:pPr>
        <w:keepNext/>
        <w:ind w:left="1440"/>
        <w:rPr>
          <w:b/>
          <w:bCs/>
        </w:rPr>
      </w:pPr>
      <w:r w:rsidRPr="00941E2D">
        <w:rPr>
          <w:b/>
          <w:bCs/>
        </w:rPr>
        <w:t>Ask about this checkbox.</w:t>
      </w:r>
    </w:p>
    <w:p w14:paraId="4FBFD355" w14:textId="77777777" w:rsidR="00E94995" w:rsidRDefault="00000000" w:rsidP="00941E2D">
      <w:pPr>
        <w:keepNext/>
        <w:ind w:left="720"/>
      </w:pPr>
      <w:r>
        <w:rPr>
          <w:b/>
        </w:rPr>
        <w:t>Credit insurance payments were not made:</w:t>
      </w:r>
    </w:p>
    <w:p w14:paraId="0D1B46A3" w14:textId="77777777" w:rsidR="00E94995" w:rsidRDefault="00000000" w:rsidP="00941E2D">
      <w:pPr>
        <w:ind w:left="1440"/>
      </w:pPr>
      <w:r>
        <w:t>“You said that [PLAINTIFF] failed to make payments under a credit insurance plan you purchased. Many litigants in this situation check off the fourth indented checkbox.”</w:t>
      </w:r>
    </w:p>
    <w:p w14:paraId="3E74E742" w14:textId="2220A15D" w:rsidR="00941E2D" w:rsidRPr="00941E2D" w:rsidRDefault="00941E2D" w:rsidP="00941E2D">
      <w:pPr>
        <w:keepNext/>
        <w:ind w:left="1440"/>
        <w:rPr>
          <w:b/>
          <w:bCs/>
        </w:rPr>
      </w:pPr>
      <w:r w:rsidRPr="00941E2D">
        <w:rPr>
          <w:b/>
          <w:bCs/>
        </w:rPr>
        <w:t>Ask about this checkbox.</w:t>
      </w:r>
    </w:p>
    <w:p w14:paraId="6A719E20" w14:textId="77777777" w:rsidR="00E94995" w:rsidRDefault="00000000" w:rsidP="00941E2D">
      <w:pPr>
        <w:keepNext/>
        <w:ind w:left="720"/>
      </w:pPr>
      <w:r>
        <w:rPr>
          <w:b/>
        </w:rPr>
        <w:t>Unreasonable accommodation of the user’s financial situation was reported:</w:t>
      </w:r>
    </w:p>
    <w:p w14:paraId="23CC1355" w14:textId="77777777" w:rsidR="00E94995" w:rsidRDefault="00000000" w:rsidP="00941E2D">
      <w:pPr>
        <w:keepNext/>
        <w:ind w:left="1440"/>
      </w:pPr>
      <w:r>
        <w:t>“You said that [PLAINTIFF] behaved unreasonably in accommodating your financial situation regarding this account. Many litigants in this situation check off the fifth indented checkbox.”</w:t>
      </w:r>
    </w:p>
    <w:p w14:paraId="6B7404DC" w14:textId="00898656" w:rsidR="00941E2D" w:rsidRPr="00941E2D" w:rsidRDefault="00941E2D" w:rsidP="00941E2D">
      <w:pPr>
        <w:keepNext/>
        <w:ind w:left="1440"/>
        <w:rPr>
          <w:b/>
          <w:bCs/>
        </w:rPr>
      </w:pPr>
      <w:r w:rsidRPr="00941E2D">
        <w:rPr>
          <w:b/>
          <w:bCs/>
        </w:rPr>
        <w:t>Ask about this checkbox.</w:t>
      </w:r>
    </w:p>
    <w:p w14:paraId="670E7852" w14:textId="77777777" w:rsidR="00E94995" w:rsidRDefault="00000000" w:rsidP="00941E2D">
      <w:pPr>
        <w:ind w:left="720"/>
      </w:pPr>
      <w:r>
        <w:rPr>
          <w:b/>
        </w:rPr>
        <w:t>Continue to Confirm selections.</w:t>
      </w:r>
    </w:p>
    <w:p w14:paraId="312AD6D4" w14:textId="77777777" w:rsidR="00E94995" w:rsidRDefault="00000000">
      <w:pPr>
        <w:keepNext/>
      </w:pPr>
      <w:r>
        <w:rPr>
          <w:b/>
        </w:rPr>
        <w:lastRenderedPageBreak/>
        <w:t>If all five answers are No:</w:t>
      </w:r>
    </w:p>
    <w:p w14:paraId="53805237" w14:textId="77777777" w:rsidR="00E94995" w:rsidRDefault="00000000" w:rsidP="00941E2D">
      <w:pPr>
        <w:keepNext/>
        <w:ind w:left="720"/>
      </w:pPr>
      <w:r>
        <w:t>“You haven’t identified any of these problems with [PLAINTIFF]’s performance or handling of the agreement. The “Excuse/Breach of Contract” defense may not apply based on those answers.”</w:t>
      </w:r>
    </w:p>
    <w:p w14:paraId="7CDEE197" w14:textId="77777777" w:rsidR="00E94995" w:rsidRDefault="00000000" w:rsidP="00941E2D">
      <w:pPr>
        <w:ind w:left="720"/>
      </w:pPr>
      <w:r>
        <w:rPr>
          <w:b/>
        </w:rPr>
        <w:t>Finish this defense.</w:t>
      </w:r>
    </w:p>
    <w:p w14:paraId="0D81675A" w14:textId="77777777" w:rsidR="00E94995" w:rsidRDefault="00000000">
      <w:pPr>
        <w:keepNext/>
      </w:pPr>
      <w:r>
        <w:rPr>
          <w:b/>
        </w:rPr>
        <w:t>If no answer is Yes AND at least one answer is Not sure:</w:t>
      </w:r>
    </w:p>
    <w:p w14:paraId="3866A729" w14:textId="77777777" w:rsidR="00E94995" w:rsidRDefault="00000000" w:rsidP="00941E2D">
      <w:pPr>
        <w:keepNext/>
        <w:ind w:left="720"/>
      </w:pPr>
      <w:r>
        <w:t>“You’re not sure whether one of these problems occurred. The account agreement, payment records, or messages about changes to the account may help clarify this. Do you have further questions about any of these situations?”</w:t>
      </w:r>
    </w:p>
    <w:p w14:paraId="5527A3F7" w14:textId="77777777" w:rsidR="00E94995" w:rsidRDefault="00000000" w:rsidP="00941E2D">
      <w:pPr>
        <w:ind w:left="720"/>
      </w:pPr>
      <w:r>
        <w:rPr>
          <w:b/>
        </w:rPr>
        <w:t>Continue to Clarify an unresolved answer.</w:t>
      </w:r>
    </w:p>
    <w:p w14:paraId="6CCA0CED" w14:textId="77777777" w:rsidR="00E94995" w:rsidRDefault="00000000">
      <w:pPr>
        <w:pStyle w:val="Heading1"/>
      </w:pPr>
      <w:bookmarkStart w:id="84" w:name="defense_17"/>
      <w:bookmarkStart w:id="85" w:name="_Toc243890467"/>
      <w:r>
        <w:t>17 Capacity</w:t>
      </w:r>
      <w:bookmarkEnd w:id="84"/>
      <w:bookmarkEnd w:id="85"/>
    </w:p>
    <w:p w14:paraId="1E5EC3E8" w14:textId="77777777" w:rsidR="00E94995" w:rsidRDefault="00000000">
      <w:pPr>
        <w:pStyle w:val="Heading2"/>
      </w:pPr>
      <w:bookmarkStart w:id="86" w:name="_Toc243890468"/>
      <w:r>
        <w:t>General explanation show to everyone</w:t>
      </w:r>
      <w:bookmarkEnd w:id="86"/>
    </w:p>
    <w:p w14:paraId="348E4CA9" w14:textId="77777777" w:rsidR="00E94995" w:rsidRDefault="00000000">
      <w:r>
        <w:t>“Capacity means having the legal ability to enter into a contract. This defense may apply if you were under 18 when you entered the agreement, or if a mental condition at that time prevented you from understanding the agreement or its consequences. Be careful in deciding whether to check off this defense. Information about a mental condition included in court papers may become part of the public record, and the court may appoint someone to make financial or legal decisions for you if the condition is severe and still present.”</w:t>
      </w:r>
    </w:p>
    <w:p w14:paraId="521FBDC5" w14:textId="77777777" w:rsidR="00E94995" w:rsidRDefault="00000000">
      <w:pPr>
        <w:pStyle w:val="Heading2"/>
      </w:pPr>
      <w:bookmarkStart w:id="87" w:name="_Toc243890469"/>
      <w:r>
        <w:t>Restate the account opening date</w:t>
      </w:r>
      <w:bookmarkEnd w:id="87"/>
    </w:p>
    <w:p w14:paraId="26C00842" w14:textId="77777777" w:rsidR="00E94995" w:rsidRDefault="00000000">
      <w:pPr>
        <w:keepNext/>
      </w:pPr>
      <w:r>
        <w:rPr>
          <w:b/>
        </w:rPr>
        <w:t>If an opening date is found in the complaint:</w:t>
      </w:r>
    </w:p>
    <w:p w14:paraId="30098FB7" w14:textId="77777777" w:rsidR="00E94995" w:rsidRDefault="00000000" w:rsidP="00941E2D">
      <w:pPr>
        <w:ind w:left="720"/>
      </w:pPr>
      <w:r>
        <w:t>“According to the complaint, this account was opened on [OPEN.DATE]. If that date is incorrect, use the date you believe you actually entered the agreement when answering the questions below.”</w:t>
      </w:r>
    </w:p>
    <w:p w14:paraId="79DB1ABF" w14:textId="77777777" w:rsidR="00E94995" w:rsidRDefault="00000000">
      <w:pPr>
        <w:keepNext/>
      </w:pPr>
      <w:r>
        <w:rPr>
          <w:b/>
        </w:rPr>
        <w:t>If no opening date is found in the complaint:</w:t>
      </w:r>
    </w:p>
    <w:p w14:paraId="659E0539" w14:textId="77777777" w:rsidR="00E94995" w:rsidRDefault="00000000" w:rsidP="00941E2D">
      <w:pPr>
        <w:ind w:left="720"/>
      </w:pPr>
      <w:r>
        <w:t>“The complaint did not appear to include the date this account was opened. The questions below concern your age and ability to understand the agreement when you entered it.”</w:t>
      </w:r>
    </w:p>
    <w:p w14:paraId="7A3B5503" w14:textId="77777777" w:rsidR="00E94995" w:rsidRDefault="00000000">
      <w:pPr>
        <w:pStyle w:val="Heading2"/>
      </w:pPr>
      <w:bookmarkStart w:id="88" w:name="_Toc243890470"/>
      <w:r>
        <w:t>Ask about age at the time of the agreement</w:t>
      </w:r>
      <w:bookmarkEnd w:id="88"/>
    </w:p>
    <w:p w14:paraId="51395737" w14:textId="77777777" w:rsidR="00E94995" w:rsidRDefault="00000000">
      <w:pPr>
        <w:keepNext/>
      </w:pPr>
      <w:r>
        <w:rPr>
          <w:b/>
        </w:rPr>
        <w:t>Ask:</w:t>
      </w:r>
    </w:p>
    <w:p w14:paraId="1FD3AE07" w14:textId="77777777" w:rsidR="00E94995" w:rsidRDefault="00000000">
      <w:r>
        <w:t>“Were you under 18 when you entered the contract for this account?”</w:t>
      </w:r>
    </w:p>
    <w:p w14:paraId="16C7FC3E" w14:textId="77777777" w:rsidR="00E94995" w:rsidRDefault="00000000">
      <w:pPr>
        <w:keepNext/>
      </w:pPr>
      <w:r>
        <w:rPr>
          <w:b/>
        </w:rPr>
        <w:t>If the user was under 18:</w:t>
      </w:r>
    </w:p>
    <w:p w14:paraId="112484C2" w14:textId="77777777" w:rsidR="00E94995" w:rsidRDefault="00000000" w:rsidP="00941E2D">
      <w:pPr>
        <w:ind w:left="720"/>
      </w:pPr>
      <w:r>
        <w:t>“You said that you were under 18 when you entered the agreement. This defense may apply. Many litigants in this situation check this defense off to preserve it.”</w:t>
      </w:r>
    </w:p>
    <w:p w14:paraId="5B1EDAF3" w14:textId="77777777" w:rsidR="00D05B0A" w:rsidRDefault="00D05B0A" w:rsidP="00D05B0A">
      <w:pPr>
        <w:keepNext/>
        <w:ind w:firstLine="720"/>
        <w:rPr>
          <w:b/>
          <w:bCs/>
        </w:rPr>
      </w:pPr>
      <w:r w:rsidRPr="00941E2D">
        <w:rPr>
          <w:b/>
          <w:bCs/>
        </w:rPr>
        <w:t>Ask about this checkbox.</w:t>
      </w:r>
      <w:r>
        <w:rPr>
          <w:b/>
          <w:bCs/>
        </w:rPr>
        <w:t xml:space="preserve"> </w:t>
      </w:r>
    </w:p>
    <w:p w14:paraId="5497581F" w14:textId="4EC44884" w:rsidR="00D05B0A" w:rsidRPr="00941E2D" w:rsidRDefault="00D05B0A" w:rsidP="00D05B0A">
      <w:pPr>
        <w:keepNext/>
        <w:ind w:firstLine="720"/>
        <w:rPr>
          <w:b/>
          <w:bCs/>
        </w:rPr>
      </w:pPr>
      <w:r w:rsidRPr="00D05B0A">
        <w:rPr>
          <w:b/>
          <w:bCs/>
        </w:rPr>
        <w:t xml:space="preserve">Skip the </w:t>
      </w:r>
      <w:r>
        <w:rPr>
          <w:b/>
          <w:bCs/>
        </w:rPr>
        <w:t xml:space="preserve">mental condition </w:t>
      </w:r>
      <w:r w:rsidRPr="00D05B0A">
        <w:rPr>
          <w:b/>
          <w:bCs/>
        </w:rPr>
        <w:t>questions below.</w:t>
      </w:r>
      <w:r>
        <w:rPr>
          <w:b/>
          <w:bCs/>
        </w:rPr>
        <w:t xml:space="preserve"> </w:t>
      </w:r>
      <w:r w:rsidRPr="00D05B0A">
        <w:rPr>
          <w:b/>
          <w:bCs/>
        </w:rPr>
        <w:t>Continue to Confirm selections.</w:t>
      </w:r>
    </w:p>
    <w:p w14:paraId="1425F288" w14:textId="77777777" w:rsidR="00E94995" w:rsidRDefault="00000000">
      <w:pPr>
        <w:pStyle w:val="Heading2"/>
      </w:pPr>
      <w:bookmarkStart w:id="89" w:name="_Toc243890471"/>
      <w:r>
        <w:t>Ask about understanding the agreement</w:t>
      </w:r>
      <w:bookmarkEnd w:id="89"/>
    </w:p>
    <w:p w14:paraId="0ED5FF69" w14:textId="77777777" w:rsidR="00E94995" w:rsidRDefault="00000000">
      <w:pPr>
        <w:keepNext/>
      </w:pPr>
      <w:r>
        <w:rPr>
          <w:b/>
        </w:rPr>
        <w:t>Ask:</w:t>
      </w:r>
    </w:p>
    <w:p w14:paraId="42B414DE" w14:textId="77777777" w:rsidR="00E94995" w:rsidRDefault="00000000">
      <w:r>
        <w:t>“At the time you entered the contract, did a mental condition prevent you from understanding the agreement or its consequences?”</w:t>
      </w:r>
    </w:p>
    <w:p w14:paraId="11916B8F" w14:textId="77777777" w:rsidR="00E94995" w:rsidRDefault="00000000">
      <w:pPr>
        <w:keepNext/>
      </w:pPr>
      <w:r>
        <w:rPr>
          <w:b/>
        </w:rPr>
        <w:t>If Yes, ask:</w:t>
      </w:r>
    </w:p>
    <w:p w14:paraId="12D7F770" w14:textId="77777777" w:rsidR="00E94995" w:rsidRDefault="00000000" w:rsidP="00D05B0A">
      <w:pPr>
        <w:keepNext/>
        <w:ind w:left="720"/>
      </w:pPr>
      <w:r>
        <w:rPr>
          <w:b/>
        </w:rPr>
        <w:t>Ask:</w:t>
      </w:r>
    </w:p>
    <w:p w14:paraId="023C36CB" w14:textId="77777777" w:rsidR="00E94995" w:rsidRDefault="00000000" w:rsidP="00D05B0A">
      <w:pPr>
        <w:ind w:left="720"/>
      </w:pPr>
      <w:r>
        <w:t>“Would you be willing to disclose this to the court, knowing that the information may become part of the public record?”</w:t>
      </w:r>
    </w:p>
    <w:p w14:paraId="5B0EB893" w14:textId="77777777" w:rsidR="00E94995" w:rsidRDefault="00000000" w:rsidP="00941E2D">
      <w:pPr>
        <w:keepNext/>
        <w:ind w:left="720"/>
      </w:pPr>
      <w:r>
        <w:rPr>
          <w:b/>
        </w:rPr>
        <w:lastRenderedPageBreak/>
        <w:t>If willing to disclose:</w:t>
      </w:r>
    </w:p>
    <w:p w14:paraId="5ECBCD66" w14:textId="77777777" w:rsidR="00E94995" w:rsidRDefault="00000000" w:rsidP="00941E2D">
      <w:pPr>
        <w:ind w:left="1440"/>
      </w:pPr>
      <w:r>
        <w:t>“You said that you could not understand the agreement or its consequences when you entered it, and that you are willing to disclose this to the court. This defense may apply. Many litigants in this situation check this defense off to preserve it.”</w:t>
      </w:r>
    </w:p>
    <w:p w14:paraId="7A0E108E" w14:textId="1B2DF94C" w:rsidR="00941E2D" w:rsidRDefault="00941E2D" w:rsidP="00941E2D">
      <w:pPr>
        <w:keepNext/>
        <w:ind w:left="1440"/>
        <w:rPr>
          <w:b/>
          <w:bCs/>
        </w:rPr>
      </w:pPr>
      <w:r w:rsidRPr="00941E2D">
        <w:rPr>
          <w:b/>
          <w:bCs/>
        </w:rPr>
        <w:t>Ask about this checkbox.</w:t>
      </w:r>
    </w:p>
    <w:p w14:paraId="750282FF" w14:textId="74693FB3" w:rsidR="00D05B0A" w:rsidRPr="00941E2D" w:rsidRDefault="00D05B0A" w:rsidP="00D05B0A">
      <w:pPr>
        <w:keepNext/>
        <w:ind w:left="720" w:firstLine="720"/>
        <w:rPr>
          <w:b/>
          <w:bCs/>
        </w:rPr>
      </w:pPr>
      <w:r>
        <w:rPr>
          <w:b/>
          <w:bCs/>
        </w:rPr>
        <w:t>C</w:t>
      </w:r>
      <w:r w:rsidRPr="00D05B0A">
        <w:rPr>
          <w:b/>
          <w:bCs/>
        </w:rPr>
        <w:t>ontinue to Confirm selections.</w:t>
      </w:r>
    </w:p>
    <w:p w14:paraId="4B93A569" w14:textId="77777777" w:rsidR="00E94995" w:rsidRDefault="00000000" w:rsidP="00941E2D">
      <w:pPr>
        <w:keepNext/>
        <w:ind w:left="720"/>
      </w:pPr>
      <w:r>
        <w:rPr>
          <w:b/>
        </w:rPr>
        <w:t xml:space="preserve">If unwilling or </w:t>
      </w:r>
      <w:proofErr w:type="gramStart"/>
      <w:r>
        <w:rPr>
          <w:b/>
        </w:rPr>
        <w:t>Not</w:t>
      </w:r>
      <w:proofErr w:type="gramEnd"/>
      <w:r>
        <w:rPr>
          <w:b/>
        </w:rPr>
        <w:t xml:space="preserve"> sure about disclosing:</w:t>
      </w:r>
    </w:p>
    <w:p w14:paraId="7A3D8170" w14:textId="77777777" w:rsidR="00E94995" w:rsidRDefault="00000000" w:rsidP="00941E2D">
      <w:pPr>
        <w:keepNext/>
        <w:ind w:left="1440"/>
      </w:pPr>
      <w:r>
        <w:t>“You said that you do not want to disclose this information or are not sure. Please raise your hand and speak with clinic staff before including information about your mental condition in court papers.”</w:t>
      </w:r>
    </w:p>
    <w:p w14:paraId="7E74F8D2" w14:textId="77777777" w:rsidR="00E94995" w:rsidRDefault="00000000">
      <w:pPr>
        <w:pStyle w:val="Heading2"/>
      </w:pPr>
      <w:bookmarkStart w:id="90" w:name="_Toc243890472"/>
      <w:r>
        <w:t>Complete the applicable outcomes</w:t>
      </w:r>
      <w:bookmarkEnd w:id="90"/>
    </w:p>
    <w:p w14:paraId="687A8F84" w14:textId="77777777" w:rsidR="00E94995" w:rsidRDefault="00000000">
      <w:pPr>
        <w:keepNext/>
      </w:pPr>
      <w:r>
        <w:rPr>
          <w:b/>
        </w:rPr>
        <w:t>If the user was at least 18 AND reports no inability to understand the agreement:</w:t>
      </w:r>
    </w:p>
    <w:p w14:paraId="40E0A547" w14:textId="77777777" w:rsidR="00E94995" w:rsidRDefault="00000000">
      <w:r>
        <w:t>“You said that you were at least 18 and did not lack the ability to understand the agreement when you entered it. This defense may not apply based on those answers.”</w:t>
      </w:r>
    </w:p>
    <w:p w14:paraId="053164F8" w14:textId="77777777" w:rsidR="00E94995" w:rsidRDefault="00000000">
      <w:pPr>
        <w:keepNext/>
      </w:pPr>
      <w:r>
        <w:rPr>
          <w:b/>
        </w:rPr>
        <w:t>If either the age answer OR the mental-capacity answer is Not sure:</w:t>
      </w:r>
    </w:p>
    <w:p w14:paraId="52FB3F35" w14:textId="77777777" w:rsidR="00E94995" w:rsidRDefault="00000000">
      <w:pPr>
        <w:keepNext/>
      </w:pPr>
      <w:r>
        <w:t>“You’re not sure about your age or ability to understand the agreement at the time. Clinic staff can help you discuss what information may be relevant.”</w:t>
      </w:r>
    </w:p>
    <w:p w14:paraId="2CA48A9C" w14:textId="77777777" w:rsidR="00E94995" w:rsidRDefault="00000000">
      <w:pPr>
        <w:pStyle w:val="Heading1"/>
      </w:pPr>
      <w:bookmarkStart w:id="91" w:name="defense_18"/>
      <w:bookmarkStart w:id="92" w:name="_Toc243890473"/>
      <w:r>
        <w:t>18 Waiver</w:t>
      </w:r>
      <w:bookmarkEnd w:id="91"/>
      <w:bookmarkEnd w:id="92"/>
    </w:p>
    <w:p w14:paraId="3F66485B" w14:textId="77777777" w:rsidR="00E94995" w:rsidRDefault="00000000">
      <w:pPr>
        <w:pStyle w:val="Heading2"/>
      </w:pPr>
      <w:bookmarkStart w:id="93" w:name="_Toc243890474"/>
      <w:r>
        <w:t>General explanation show to everyone</w:t>
      </w:r>
      <w:bookmarkEnd w:id="93"/>
    </w:p>
    <w:p w14:paraId="51F2A20D" w14:textId="77777777" w:rsidR="00E94995" w:rsidRDefault="00000000">
      <w:r>
        <w:t>“Waiver is a defense that may apply if the original creditor allowed you to pay late without late fees, skip payments, or miss them without penalty.”</w:t>
      </w:r>
    </w:p>
    <w:p w14:paraId="643FA224" w14:textId="77777777" w:rsidR="00E94995" w:rsidRDefault="00000000">
      <w:pPr>
        <w:pStyle w:val="Heading2"/>
      </w:pPr>
      <w:bookmarkStart w:id="94" w:name="_Toc243890475"/>
      <w:r>
        <w:t>Show the plaintiff type restatement</w:t>
      </w:r>
      <w:bookmarkEnd w:id="94"/>
    </w:p>
    <w:p w14:paraId="783C1B9D" w14:textId="77777777" w:rsidR="00E94995" w:rsidRDefault="00000000">
      <w:pPr>
        <w:keepNext/>
      </w:pPr>
      <w:r>
        <w:rPr>
          <w:b/>
        </w:rPr>
        <w:t>If the plaintiff is a debt buyer:</w:t>
      </w:r>
    </w:p>
    <w:p w14:paraId="34FC3C63" w14:textId="77777777" w:rsidR="00E94995" w:rsidRDefault="00000000" w:rsidP="00D05B0A">
      <w:pPr>
        <w:ind w:left="720"/>
      </w:pPr>
      <w:r>
        <w:t>“[PLAINTIFF] is suing over an account originally held by [ORIGINAL.CREDITOR], the original creditor. The question below concerns [ORIGINAL.CREDITOR]’s handling of payments.”</w:t>
      </w:r>
    </w:p>
    <w:p w14:paraId="4BA58099" w14:textId="77777777" w:rsidR="00E94995" w:rsidRDefault="00000000">
      <w:pPr>
        <w:keepNext/>
      </w:pPr>
      <w:r>
        <w:rPr>
          <w:b/>
        </w:rPr>
        <w:t>If the plaintiff is the original creditor:</w:t>
      </w:r>
    </w:p>
    <w:p w14:paraId="2743573C" w14:textId="77777777" w:rsidR="00E94995" w:rsidRDefault="00000000" w:rsidP="00D05B0A">
      <w:pPr>
        <w:ind w:firstLine="720"/>
      </w:pPr>
      <w:r>
        <w:t>“[PLAINTIFF] is the original creditor for this account.”</w:t>
      </w:r>
    </w:p>
    <w:p w14:paraId="5D76509E" w14:textId="77777777" w:rsidR="00E94995" w:rsidRDefault="00000000">
      <w:pPr>
        <w:pStyle w:val="Heading2"/>
      </w:pPr>
      <w:bookmarkStart w:id="95" w:name="_Toc243890476"/>
      <w:r>
        <w:t>Ask about payments without penalties</w:t>
      </w:r>
      <w:bookmarkEnd w:id="95"/>
    </w:p>
    <w:p w14:paraId="1EFFA39A" w14:textId="77777777" w:rsidR="00E94995" w:rsidRDefault="00000000">
      <w:pPr>
        <w:keepNext/>
      </w:pPr>
      <w:r>
        <w:rPr>
          <w:b/>
        </w:rPr>
        <w:t>Ask:</w:t>
      </w:r>
    </w:p>
    <w:p w14:paraId="50341B7E" w14:textId="77777777" w:rsidR="00E94995" w:rsidRDefault="00000000">
      <w:r>
        <w:t>“Did you miss, skip, or delay a payment to the original creditor without penalties like late fees?”</w:t>
      </w:r>
    </w:p>
    <w:p w14:paraId="7A0F94B9" w14:textId="77777777" w:rsidR="00E94995" w:rsidRDefault="00000000" w:rsidP="00D05B0A">
      <w:pPr>
        <w:keepNext/>
        <w:ind w:left="720"/>
      </w:pPr>
      <w:r>
        <w:rPr>
          <w:b/>
        </w:rPr>
        <w:t>If Yes:</w:t>
      </w:r>
    </w:p>
    <w:p w14:paraId="42C98940" w14:textId="77777777" w:rsidR="00E94995" w:rsidRDefault="00000000" w:rsidP="00D05B0A">
      <w:pPr>
        <w:keepNext/>
        <w:ind w:left="1440"/>
      </w:pPr>
      <w:r>
        <w:t>“You said that you missed, skipped, or delayed a payment to the original creditor without penalties like late fees. This defense may apply. Many litigants in this situation check this defense off to preserve it.”</w:t>
      </w:r>
    </w:p>
    <w:p w14:paraId="00F7F5DA" w14:textId="1EB0F779" w:rsidR="00D05B0A" w:rsidRPr="00D05B0A" w:rsidRDefault="00D05B0A" w:rsidP="00D05B0A">
      <w:pPr>
        <w:keepNext/>
        <w:ind w:left="1440"/>
        <w:rPr>
          <w:b/>
          <w:bCs/>
        </w:rPr>
      </w:pPr>
      <w:r w:rsidRPr="00941E2D">
        <w:rPr>
          <w:b/>
          <w:bCs/>
        </w:rPr>
        <w:t>Ask about this checkbox.</w:t>
      </w:r>
    </w:p>
    <w:p w14:paraId="48A32275" w14:textId="77777777" w:rsidR="00E94995" w:rsidRDefault="00000000" w:rsidP="00D05B0A">
      <w:pPr>
        <w:ind w:left="1440"/>
      </w:pPr>
      <w:r>
        <w:rPr>
          <w:b/>
        </w:rPr>
        <w:t>Continue to Confirm selections.</w:t>
      </w:r>
    </w:p>
    <w:p w14:paraId="356DC3E9" w14:textId="77777777" w:rsidR="00E94995" w:rsidRDefault="00000000" w:rsidP="00D05B0A">
      <w:pPr>
        <w:keepNext/>
        <w:ind w:left="720"/>
      </w:pPr>
      <w:r>
        <w:rPr>
          <w:b/>
        </w:rPr>
        <w:lastRenderedPageBreak/>
        <w:t>If No:</w:t>
      </w:r>
    </w:p>
    <w:p w14:paraId="4F01A094" w14:textId="77777777" w:rsidR="00E94995" w:rsidRDefault="00000000" w:rsidP="00D05B0A">
      <w:pPr>
        <w:keepNext/>
        <w:ind w:left="1440"/>
      </w:pPr>
      <w:r>
        <w:t>“You haven’t identified a missed, skipped, or delayed payment that the original creditor allowed without penalties. This defense may not apply based on that answer.”</w:t>
      </w:r>
    </w:p>
    <w:p w14:paraId="0C7A2CEE" w14:textId="77777777" w:rsidR="00E94995" w:rsidRDefault="00000000" w:rsidP="00D05B0A">
      <w:pPr>
        <w:ind w:left="1440"/>
      </w:pPr>
      <w:r>
        <w:rPr>
          <w:b/>
        </w:rPr>
        <w:t>Finish this defense.</w:t>
      </w:r>
    </w:p>
    <w:p w14:paraId="461A4DCC" w14:textId="77777777" w:rsidR="00E94995" w:rsidRDefault="00000000" w:rsidP="00D05B0A">
      <w:pPr>
        <w:keepNext/>
        <w:ind w:left="720"/>
      </w:pPr>
      <w:r>
        <w:rPr>
          <w:b/>
        </w:rPr>
        <w:t>If Not sure:</w:t>
      </w:r>
    </w:p>
    <w:p w14:paraId="7A2772CF" w14:textId="77777777" w:rsidR="00E94995" w:rsidRDefault="00000000" w:rsidP="00D05B0A">
      <w:pPr>
        <w:keepNext/>
        <w:ind w:left="1440"/>
      </w:pPr>
      <w:r>
        <w:t>“You’re not sure how the original creditor handled missed or late payments. Account statements and messages about payment arrangements or fees may help clarify this. Do you have further questions about waiver?”</w:t>
      </w:r>
    </w:p>
    <w:p w14:paraId="566C5806" w14:textId="77777777" w:rsidR="00E94995" w:rsidRDefault="00000000" w:rsidP="00D05B0A">
      <w:pPr>
        <w:ind w:left="1440"/>
      </w:pPr>
      <w:r>
        <w:rPr>
          <w:b/>
        </w:rPr>
        <w:t>Continue to Clarify an unresolved answer.</w:t>
      </w:r>
    </w:p>
    <w:p w14:paraId="1579BC84" w14:textId="77777777" w:rsidR="00E94995" w:rsidRDefault="00000000">
      <w:pPr>
        <w:pStyle w:val="Heading1"/>
      </w:pPr>
      <w:bookmarkStart w:id="96" w:name="defense_19"/>
      <w:bookmarkStart w:id="97" w:name="_Toc243890477"/>
      <w:r>
        <w:t>19 Oral Modification</w:t>
      </w:r>
      <w:bookmarkEnd w:id="96"/>
      <w:bookmarkEnd w:id="97"/>
    </w:p>
    <w:p w14:paraId="7A41E1BA" w14:textId="77777777" w:rsidR="00E94995" w:rsidRDefault="00000000">
      <w:pPr>
        <w:pStyle w:val="Heading2"/>
      </w:pPr>
      <w:bookmarkStart w:id="98" w:name="_Toc243890478"/>
      <w:r>
        <w:t>General explanation show to everyone</w:t>
      </w:r>
      <w:bookmarkEnd w:id="98"/>
    </w:p>
    <w:p w14:paraId="4C7D8B3D" w14:textId="77777777" w:rsidR="00E94995" w:rsidRDefault="00000000">
      <w:r>
        <w:t>“An oral modification is an agreement made by speaking, rather than in writing, to change an existing contract. For example, you and [PLAINTIFF] may have agreed by phone to different payment amounts or due dates. This defense may apply if the lawsuit relies on the original terms despite that agreement.”</w:t>
      </w:r>
    </w:p>
    <w:p w14:paraId="075387F1" w14:textId="77777777" w:rsidR="00E94995" w:rsidRDefault="00000000">
      <w:pPr>
        <w:keepNext/>
      </w:pPr>
      <w:r>
        <w:rPr>
          <w:b/>
        </w:rPr>
        <w:t>If the user previously reported that an agreed contract change was not honored:</w:t>
      </w:r>
    </w:p>
    <w:p w14:paraId="2A92E7CB" w14:textId="77777777" w:rsidR="00E94995" w:rsidRDefault="00000000" w:rsidP="00D05B0A">
      <w:pPr>
        <w:ind w:left="720"/>
      </w:pPr>
      <w:r>
        <w:t>“Earlier, you indicated that [PLAINTIFF] agreed to change the original contract but is not honoring the new agreement. The question below asks whether that change or another was agreed to orally.”</w:t>
      </w:r>
    </w:p>
    <w:p w14:paraId="60D315E9" w14:textId="77777777" w:rsidR="00E94995" w:rsidRDefault="00000000">
      <w:pPr>
        <w:pStyle w:val="Heading2"/>
      </w:pPr>
      <w:bookmarkStart w:id="99" w:name="_Toc243890479"/>
      <w:r>
        <w:t>Ask about an agreement made by speaking</w:t>
      </w:r>
      <w:bookmarkEnd w:id="99"/>
    </w:p>
    <w:p w14:paraId="1CFC6A35" w14:textId="77777777" w:rsidR="00E94995" w:rsidRDefault="00000000">
      <w:pPr>
        <w:keepNext/>
      </w:pPr>
      <w:r>
        <w:rPr>
          <w:b/>
        </w:rPr>
        <w:t>Ask:</w:t>
      </w:r>
    </w:p>
    <w:p w14:paraId="1A832F93" w14:textId="77777777" w:rsidR="00E94995" w:rsidRDefault="00000000">
      <w:r>
        <w:t>“Did you and [PLAINTIFF] agree by speaking, such as during a phone call, to change the original contract?”</w:t>
      </w:r>
    </w:p>
    <w:p w14:paraId="35C4D659" w14:textId="77777777" w:rsidR="00E94995" w:rsidRDefault="00000000" w:rsidP="00D05B0A">
      <w:pPr>
        <w:keepNext/>
        <w:ind w:left="720"/>
      </w:pPr>
      <w:r>
        <w:rPr>
          <w:b/>
        </w:rPr>
        <w:t>If Yes:</w:t>
      </w:r>
    </w:p>
    <w:p w14:paraId="5B5FD3CC" w14:textId="77777777" w:rsidR="00E94995" w:rsidRDefault="00000000" w:rsidP="00D05B0A">
      <w:pPr>
        <w:keepNext/>
        <w:ind w:left="1440"/>
      </w:pPr>
      <w:r>
        <w:t>“You said that you and [PLAINTIFF] orally agreed to change the original contract. This defense may apply. Many litigants in this situation check this defense off to preserve it.”</w:t>
      </w:r>
    </w:p>
    <w:p w14:paraId="1374EA65" w14:textId="2F0B9509" w:rsidR="00D05B0A" w:rsidRPr="00D05B0A" w:rsidRDefault="00D05B0A" w:rsidP="00D05B0A">
      <w:pPr>
        <w:keepNext/>
        <w:ind w:left="1440"/>
        <w:rPr>
          <w:b/>
          <w:bCs/>
        </w:rPr>
      </w:pPr>
      <w:r w:rsidRPr="00941E2D">
        <w:rPr>
          <w:b/>
          <w:bCs/>
        </w:rPr>
        <w:t>Ask about this checkbox.</w:t>
      </w:r>
    </w:p>
    <w:p w14:paraId="064D0D2F" w14:textId="77777777" w:rsidR="00E94995" w:rsidRDefault="00000000" w:rsidP="00D05B0A">
      <w:pPr>
        <w:ind w:left="1440"/>
      </w:pPr>
      <w:r>
        <w:rPr>
          <w:b/>
        </w:rPr>
        <w:t>Continue to Confirm selections.</w:t>
      </w:r>
    </w:p>
    <w:p w14:paraId="54FF6FE8" w14:textId="77777777" w:rsidR="00E94995" w:rsidRDefault="00000000" w:rsidP="00D05B0A">
      <w:pPr>
        <w:keepNext/>
        <w:ind w:left="720"/>
      </w:pPr>
      <w:r>
        <w:rPr>
          <w:b/>
        </w:rPr>
        <w:t>If No:</w:t>
      </w:r>
    </w:p>
    <w:p w14:paraId="6674FB15" w14:textId="77777777" w:rsidR="00E94995" w:rsidRDefault="00000000" w:rsidP="00D05B0A">
      <w:pPr>
        <w:keepNext/>
        <w:ind w:left="1440"/>
      </w:pPr>
      <w:r>
        <w:t>“You said that you and [PLAINTIFF] did not orally agree to change the contract. This defense may not apply based on that answer.”</w:t>
      </w:r>
    </w:p>
    <w:p w14:paraId="30D152BC" w14:textId="77777777" w:rsidR="00E94995" w:rsidRDefault="00000000" w:rsidP="00D05B0A">
      <w:pPr>
        <w:ind w:left="1440"/>
      </w:pPr>
      <w:r>
        <w:rPr>
          <w:b/>
        </w:rPr>
        <w:t>Finish this defense.</w:t>
      </w:r>
    </w:p>
    <w:p w14:paraId="695FC4AB" w14:textId="77777777" w:rsidR="00E94995" w:rsidRDefault="00000000" w:rsidP="00D05B0A">
      <w:pPr>
        <w:keepNext/>
        <w:ind w:left="720"/>
      </w:pPr>
      <w:r>
        <w:rPr>
          <w:b/>
        </w:rPr>
        <w:t>If Not sure:</w:t>
      </w:r>
    </w:p>
    <w:p w14:paraId="1A08D42D" w14:textId="77777777" w:rsidR="00E94995" w:rsidRDefault="00000000" w:rsidP="00D05B0A">
      <w:pPr>
        <w:keepNext/>
        <w:ind w:left="1440"/>
      </w:pPr>
      <w:r>
        <w:t>“You’re not sure whether [PLAINTIFF] agreed to a change during a conversation. Notes of the call, a confirmation message, or payments made under the changed terms may help clarify what was agreed. Do you have further questions about oral modification?”</w:t>
      </w:r>
    </w:p>
    <w:p w14:paraId="5FC08615" w14:textId="77777777" w:rsidR="00E94995" w:rsidRDefault="00000000" w:rsidP="00D05B0A">
      <w:pPr>
        <w:ind w:left="1440"/>
      </w:pPr>
      <w:r>
        <w:rPr>
          <w:b/>
        </w:rPr>
        <w:t>Continue to Clarify an unresolved answer.</w:t>
      </w:r>
    </w:p>
    <w:p w14:paraId="77E4B542" w14:textId="77777777" w:rsidR="00E94995" w:rsidRDefault="00000000">
      <w:pPr>
        <w:pStyle w:val="Heading1"/>
      </w:pPr>
      <w:bookmarkStart w:id="100" w:name="defense_20"/>
      <w:bookmarkStart w:id="101" w:name="_Toc243890480"/>
      <w:r>
        <w:t>20 Tender of Payment</w:t>
      </w:r>
      <w:bookmarkEnd w:id="100"/>
      <w:bookmarkEnd w:id="101"/>
    </w:p>
    <w:p w14:paraId="1C0A98D1" w14:textId="77777777" w:rsidR="00E94995" w:rsidRDefault="00000000">
      <w:pPr>
        <w:pStyle w:val="Heading2"/>
      </w:pPr>
      <w:bookmarkStart w:id="102" w:name="_Toc243890481"/>
      <w:r>
        <w:t>General explanation show to everyone</w:t>
      </w:r>
      <w:bookmarkEnd w:id="102"/>
    </w:p>
    <w:p w14:paraId="5D955CDF" w14:textId="77777777" w:rsidR="00E94995" w:rsidRDefault="00000000">
      <w:r>
        <w:t>“This defense concerns a payment offered to [PLAINTIFF] that [PLAINTIFF] refused to accept. For example, you may have tried to make the payment required under the agreement, but [PLAINTIFF] rejected it.”</w:t>
      </w:r>
    </w:p>
    <w:p w14:paraId="4618B3C6" w14:textId="77777777" w:rsidR="00E94995" w:rsidRDefault="00000000">
      <w:pPr>
        <w:keepNext/>
      </w:pPr>
      <w:r>
        <w:rPr>
          <w:b/>
        </w:rPr>
        <w:lastRenderedPageBreak/>
        <w:t>If the user previously reported a declined settlement offer before suit:</w:t>
      </w:r>
    </w:p>
    <w:p w14:paraId="3CB587D3" w14:textId="77777777" w:rsidR="00E94995" w:rsidRDefault="00000000" w:rsidP="00D05B0A">
      <w:pPr>
        <w:ind w:left="720"/>
      </w:pPr>
      <w:r>
        <w:t>“Earlier, you indicated that [PLAINTIFF] declined a settlement offer before suing. The question below asks separately whether [PLAINTIFF] refused a payment you offered.”</w:t>
      </w:r>
    </w:p>
    <w:p w14:paraId="1B287BC7" w14:textId="77777777" w:rsidR="00E94995" w:rsidRDefault="00000000">
      <w:pPr>
        <w:pStyle w:val="Heading2"/>
      </w:pPr>
      <w:bookmarkStart w:id="103" w:name="_Toc243890482"/>
      <w:r>
        <w:t>Ask about a refused payment</w:t>
      </w:r>
      <w:bookmarkEnd w:id="103"/>
    </w:p>
    <w:p w14:paraId="7B2137C3" w14:textId="77777777" w:rsidR="00E94995" w:rsidRDefault="00000000">
      <w:pPr>
        <w:keepNext/>
      </w:pPr>
      <w:r>
        <w:rPr>
          <w:b/>
        </w:rPr>
        <w:t>Ask:</w:t>
      </w:r>
    </w:p>
    <w:p w14:paraId="44653611" w14:textId="77777777" w:rsidR="00E94995" w:rsidRDefault="00000000">
      <w:r>
        <w:t>“Did you offer payment that you were ready and able to make, but [PLAINTIFF] refused to accept it?”</w:t>
      </w:r>
    </w:p>
    <w:p w14:paraId="79D7F853" w14:textId="77777777" w:rsidR="00E94995" w:rsidRDefault="00000000" w:rsidP="00D05B0A">
      <w:pPr>
        <w:keepNext/>
        <w:ind w:left="720"/>
      </w:pPr>
      <w:r>
        <w:rPr>
          <w:b/>
        </w:rPr>
        <w:t>If Yes:</w:t>
      </w:r>
    </w:p>
    <w:p w14:paraId="6D5E734C" w14:textId="77777777" w:rsidR="00E94995" w:rsidRDefault="00000000" w:rsidP="00D05B0A">
      <w:pPr>
        <w:keepNext/>
        <w:ind w:left="1440"/>
      </w:pPr>
      <w:r>
        <w:t>“You said that you offered payment and [PLAINTIFF] refused to accept it. This defense may apply. Many litigants in this situation check this defense off to preserve it.”</w:t>
      </w:r>
    </w:p>
    <w:p w14:paraId="7EC5D0E0" w14:textId="11BB3618" w:rsidR="00D05B0A" w:rsidRPr="00D05B0A" w:rsidRDefault="00D05B0A" w:rsidP="00D05B0A">
      <w:pPr>
        <w:keepNext/>
        <w:ind w:left="1440"/>
        <w:rPr>
          <w:b/>
          <w:bCs/>
        </w:rPr>
      </w:pPr>
      <w:r w:rsidRPr="00941E2D">
        <w:rPr>
          <w:b/>
          <w:bCs/>
        </w:rPr>
        <w:t>Ask about this checkbox.</w:t>
      </w:r>
    </w:p>
    <w:p w14:paraId="5B7A2138" w14:textId="77777777" w:rsidR="00E94995" w:rsidRDefault="00000000" w:rsidP="00D05B0A">
      <w:pPr>
        <w:ind w:left="1440"/>
      </w:pPr>
      <w:r>
        <w:rPr>
          <w:b/>
        </w:rPr>
        <w:t>Continue to Confirm selections.</w:t>
      </w:r>
    </w:p>
    <w:p w14:paraId="77594FDC" w14:textId="77777777" w:rsidR="00E94995" w:rsidRDefault="00000000" w:rsidP="00D05B0A">
      <w:pPr>
        <w:keepNext/>
        <w:ind w:left="720"/>
      </w:pPr>
      <w:r>
        <w:rPr>
          <w:b/>
        </w:rPr>
        <w:t>If No:</w:t>
      </w:r>
    </w:p>
    <w:p w14:paraId="3859A80E" w14:textId="77777777" w:rsidR="00E94995" w:rsidRDefault="00000000" w:rsidP="00D05B0A">
      <w:pPr>
        <w:keepNext/>
        <w:ind w:left="1440"/>
      </w:pPr>
      <w:r>
        <w:t>“You haven’t identified a payment you offered that [PLAINTIFF] refused to accept. This defense may not apply based on that answer.”</w:t>
      </w:r>
    </w:p>
    <w:p w14:paraId="6290E1BF" w14:textId="77777777" w:rsidR="00E94995" w:rsidRDefault="00000000" w:rsidP="00D05B0A">
      <w:pPr>
        <w:ind w:left="1440"/>
      </w:pPr>
      <w:r>
        <w:rPr>
          <w:b/>
        </w:rPr>
        <w:t>Finish this defense.</w:t>
      </w:r>
    </w:p>
    <w:p w14:paraId="6B315338" w14:textId="77777777" w:rsidR="00E94995" w:rsidRDefault="00000000" w:rsidP="00D05B0A">
      <w:pPr>
        <w:keepNext/>
        <w:ind w:left="720"/>
      </w:pPr>
      <w:r>
        <w:rPr>
          <w:b/>
        </w:rPr>
        <w:t>If Not sure:</w:t>
      </w:r>
    </w:p>
    <w:p w14:paraId="5E528EB1" w14:textId="77777777" w:rsidR="00E94995" w:rsidRDefault="00000000" w:rsidP="00D05B0A">
      <w:pPr>
        <w:keepNext/>
        <w:ind w:left="1440"/>
      </w:pPr>
      <w:r>
        <w:t>“You’re not sure whether [PLAINTIFF] refused a payment you offered. A returned payment, bank record, rejection message, or notes of the attempted payment may help clarify this. Do you have further questions about tender of payment?”</w:t>
      </w:r>
    </w:p>
    <w:p w14:paraId="2039062D" w14:textId="77777777" w:rsidR="00E94995" w:rsidRDefault="00000000" w:rsidP="00D05B0A">
      <w:pPr>
        <w:ind w:left="1440"/>
      </w:pPr>
      <w:r>
        <w:rPr>
          <w:b/>
        </w:rPr>
        <w:t>Continue to Clarify an unresolved answer.</w:t>
      </w:r>
    </w:p>
    <w:p w14:paraId="46AEB913" w14:textId="77777777" w:rsidR="00E94995" w:rsidRDefault="00000000">
      <w:pPr>
        <w:pStyle w:val="Heading1"/>
      </w:pPr>
      <w:bookmarkStart w:id="104" w:name="defense_21"/>
      <w:bookmarkStart w:id="105" w:name="_Toc243890483"/>
      <w:r>
        <w:t>21 Violation of Civil Code Section 1632 Regarding Language</w:t>
      </w:r>
      <w:bookmarkEnd w:id="104"/>
      <w:bookmarkEnd w:id="105"/>
    </w:p>
    <w:p w14:paraId="37FEE7BE" w14:textId="77777777" w:rsidR="00E94995" w:rsidRDefault="00000000">
      <w:pPr>
        <w:pStyle w:val="Heading2"/>
      </w:pPr>
      <w:bookmarkStart w:id="106" w:name="_Toc243890484"/>
      <w:r>
        <w:t>General explanation show to everyone</w:t>
      </w:r>
      <w:bookmarkEnd w:id="106"/>
    </w:p>
    <w:p w14:paraId="490D35B2" w14:textId="77777777" w:rsidR="00E94995" w:rsidRDefault="00000000">
      <w:r>
        <w:t>“If you negotiated your consumer contract with [PLAINTIFF] in another language, California law requires [PLAINTIFF] to provide a written translation in that language. [PLAINTIFF] must provide the required translation generally before the contract is signed and must include its terms. This defense may apply if your account agreement was covered by this rule and you were not given the required translation.”</w:t>
      </w:r>
    </w:p>
    <w:p w14:paraId="1AD1C70E" w14:textId="77777777" w:rsidR="00E94995" w:rsidRDefault="00000000">
      <w:pPr>
        <w:pStyle w:val="Heading2"/>
      </w:pPr>
      <w:bookmarkStart w:id="107" w:name="_Toc243890485"/>
      <w:r>
        <w:t>Use the primary language already collected</w:t>
      </w:r>
      <w:bookmarkEnd w:id="107"/>
    </w:p>
    <w:p w14:paraId="7CCE324F" w14:textId="77777777" w:rsidR="00E94995" w:rsidRDefault="00000000">
      <w:pPr>
        <w:keepNext/>
      </w:pPr>
      <w:r>
        <w:rPr>
          <w:b/>
        </w:rPr>
        <w:t>If the user’s primary language is English:</w:t>
      </w:r>
    </w:p>
    <w:p w14:paraId="0D6CF2D2" w14:textId="77777777" w:rsidR="00E94995" w:rsidRDefault="00000000" w:rsidP="00D05B0A">
      <w:pPr>
        <w:ind w:left="720"/>
      </w:pPr>
      <w:r>
        <w:t>“You said that your primary language is English.”</w:t>
      </w:r>
    </w:p>
    <w:p w14:paraId="27AC07FB" w14:textId="77777777" w:rsidR="00E94995" w:rsidRDefault="00000000" w:rsidP="00D05B0A">
      <w:pPr>
        <w:keepNext/>
        <w:ind w:left="720"/>
      </w:pPr>
      <w:r>
        <w:t>“This defense may not apply based on your primary language. The defense concerns an agreement negotiated in a primary language other than English.”</w:t>
      </w:r>
    </w:p>
    <w:p w14:paraId="0DBAE9AD" w14:textId="77777777" w:rsidR="00E94995" w:rsidRDefault="00000000" w:rsidP="00D05B0A">
      <w:pPr>
        <w:ind w:left="720"/>
      </w:pPr>
      <w:r>
        <w:rPr>
          <w:b/>
        </w:rPr>
        <w:t>Finish this defense.</w:t>
      </w:r>
    </w:p>
    <w:p w14:paraId="56A33BE2" w14:textId="77777777" w:rsidR="00E94995" w:rsidRDefault="00000000">
      <w:pPr>
        <w:keepNext/>
      </w:pPr>
      <w:r>
        <w:rPr>
          <w:b/>
        </w:rPr>
        <w:t>If the user’s primary language is known and is not English:</w:t>
      </w:r>
    </w:p>
    <w:p w14:paraId="4F3D231E" w14:textId="77777777" w:rsidR="00E94995" w:rsidRDefault="00000000" w:rsidP="00D05B0A">
      <w:pPr>
        <w:ind w:firstLine="720"/>
      </w:pPr>
      <w:r>
        <w:t>“You said that your primary language is [LANGUAGE].”</w:t>
      </w:r>
    </w:p>
    <w:p w14:paraId="777923D1" w14:textId="77777777" w:rsidR="00E94995" w:rsidRDefault="00000000">
      <w:pPr>
        <w:pStyle w:val="Heading2"/>
      </w:pPr>
      <w:bookmarkStart w:id="108" w:name="_Toc243890486"/>
      <w:r>
        <w:t>Ask about the language used to negotiate</w:t>
      </w:r>
      <w:bookmarkEnd w:id="108"/>
    </w:p>
    <w:p w14:paraId="7D5FF4AB" w14:textId="77777777" w:rsidR="00E94995" w:rsidRDefault="00000000">
      <w:pPr>
        <w:keepNext/>
      </w:pPr>
      <w:r>
        <w:rPr>
          <w:b/>
        </w:rPr>
        <w:t>Ask:</w:t>
      </w:r>
    </w:p>
    <w:p w14:paraId="653A4C1D" w14:textId="77777777" w:rsidR="00E94995" w:rsidRDefault="00000000">
      <w:r>
        <w:t>“Was the account agreement negotiated primarily in [LANGUAGE]?”</w:t>
      </w:r>
    </w:p>
    <w:p w14:paraId="0886E874" w14:textId="77777777" w:rsidR="00E94995" w:rsidRDefault="00000000">
      <w:pPr>
        <w:keepNext/>
      </w:pPr>
      <w:r>
        <w:rPr>
          <w:b/>
        </w:rPr>
        <w:lastRenderedPageBreak/>
        <w:t>If No:</w:t>
      </w:r>
    </w:p>
    <w:p w14:paraId="3A905D8B" w14:textId="77777777" w:rsidR="00E94995" w:rsidRDefault="00000000" w:rsidP="00D05B0A">
      <w:pPr>
        <w:keepNext/>
        <w:ind w:left="720"/>
      </w:pPr>
      <w:r>
        <w:t>“You said that the agreement was not negotiated primarily in [LANGUAGE]. This defense may not apply based on that answer.”</w:t>
      </w:r>
    </w:p>
    <w:p w14:paraId="4F616833" w14:textId="77777777" w:rsidR="00E94995" w:rsidRDefault="00000000" w:rsidP="00D05B0A">
      <w:pPr>
        <w:ind w:left="720"/>
      </w:pPr>
      <w:r>
        <w:rPr>
          <w:b/>
        </w:rPr>
        <w:t>Finish this defense.</w:t>
      </w:r>
    </w:p>
    <w:p w14:paraId="66E74A09" w14:textId="77777777" w:rsidR="00E94995" w:rsidRDefault="00000000">
      <w:pPr>
        <w:pStyle w:val="Heading2"/>
      </w:pPr>
      <w:bookmarkStart w:id="109" w:name="_Toc243890487"/>
      <w:r>
        <w:t>If Yes ask about the agreement or translation</w:t>
      </w:r>
      <w:bookmarkEnd w:id="109"/>
    </w:p>
    <w:p w14:paraId="52102F7C" w14:textId="77777777" w:rsidR="00E94995" w:rsidRDefault="00000000">
      <w:pPr>
        <w:keepNext/>
      </w:pPr>
      <w:r>
        <w:rPr>
          <w:b/>
        </w:rPr>
        <w:t>Ask:</w:t>
      </w:r>
    </w:p>
    <w:p w14:paraId="51FA7752" w14:textId="77777777" w:rsidR="00E94995" w:rsidRDefault="00000000">
      <w:r>
        <w:t>“Did the original creditor fail to give you the required agreement or translation in [LANGUAGE] before you signed?”</w:t>
      </w:r>
    </w:p>
    <w:p w14:paraId="10C06560" w14:textId="77777777" w:rsidR="00E94995" w:rsidRDefault="00000000" w:rsidP="00D05B0A">
      <w:pPr>
        <w:keepNext/>
        <w:ind w:left="720"/>
      </w:pPr>
      <w:r>
        <w:rPr>
          <w:b/>
        </w:rPr>
        <w:t>If the required agreement or translation was not provided:</w:t>
      </w:r>
    </w:p>
    <w:p w14:paraId="3FFDCC85" w14:textId="77777777" w:rsidR="00E94995" w:rsidRDefault="00000000" w:rsidP="00D05B0A">
      <w:pPr>
        <w:keepNext/>
        <w:ind w:left="1440"/>
      </w:pPr>
      <w:r>
        <w:t>“You said that your primary language is [LANGUAGE], that the agreement was negotiated primarily in that language, and that you were not given the agreement or translation in that language before signing. This defense may apply if the translation requirement covered your agreement. Many litigants in this situation check this defense off to preserve it.”</w:t>
      </w:r>
    </w:p>
    <w:p w14:paraId="482071F7" w14:textId="47808E60" w:rsidR="00D05B0A" w:rsidRPr="00D05B0A" w:rsidRDefault="00D05B0A" w:rsidP="00D05B0A">
      <w:pPr>
        <w:keepNext/>
        <w:ind w:left="1440"/>
        <w:rPr>
          <w:b/>
          <w:bCs/>
        </w:rPr>
      </w:pPr>
      <w:r w:rsidRPr="00941E2D">
        <w:rPr>
          <w:b/>
          <w:bCs/>
        </w:rPr>
        <w:t>Ask about this checkbox.</w:t>
      </w:r>
    </w:p>
    <w:p w14:paraId="069BF073" w14:textId="77777777" w:rsidR="00E94995" w:rsidRDefault="00000000" w:rsidP="00D05B0A">
      <w:pPr>
        <w:ind w:left="1440"/>
      </w:pPr>
      <w:r>
        <w:rPr>
          <w:b/>
        </w:rPr>
        <w:t>Continue to Confirm selections.</w:t>
      </w:r>
    </w:p>
    <w:p w14:paraId="27640EFF" w14:textId="77777777" w:rsidR="00E94995" w:rsidRDefault="00000000" w:rsidP="00D05B0A">
      <w:pPr>
        <w:keepNext/>
        <w:ind w:left="720"/>
      </w:pPr>
      <w:r>
        <w:rPr>
          <w:b/>
        </w:rPr>
        <w:t>If it was provided:</w:t>
      </w:r>
    </w:p>
    <w:p w14:paraId="44A00E59" w14:textId="77777777" w:rsidR="00E94995" w:rsidRDefault="00000000" w:rsidP="00D05B0A">
      <w:pPr>
        <w:keepNext/>
        <w:ind w:left="1440"/>
      </w:pPr>
      <w:r>
        <w:t>“You said that you were given the agreement or translation in [LANGUAGE] before signing. This defense may not apply based on that answer.”</w:t>
      </w:r>
    </w:p>
    <w:p w14:paraId="4B5351A2" w14:textId="77777777" w:rsidR="00E94995" w:rsidRDefault="00000000" w:rsidP="00D05B0A">
      <w:pPr>
        <w:ind w:left="1440"/>
      </w:pPr>
      <w:r>
        <w:rPr>
          <w:b/>
        </w:rPr>
        <w:t>Finish this defense.</w:t>
      </w:r>
    </w:p>
    <w:p w14:paraId="566FA3DE" w14:textId="77777777" w:rsidR="00E94995" w:rsidRDefault="00000000" w:rsidP="00D05B0A">
      <w:pPr>
        <w:keepNext/>
        <w:ind w:left="720"/>
      </w:pPr>
      <w:r>
        <w:rPr>
          <w:b/>
        </w:rPr>
        <w:t>If either the negotiation-language answer OR the translation answer is Not sure:</w:t>
      </w:r>
    </w:p>
    <w:p w14:paraId="13EE6AB2" w14:textId="77777777" w:rsidR="00E94995" w:rsidRDefault="00000000" w:rsidP="00D05B0A">
      <w:pPr>
        <w:keepNext/>
        <w:ind w:left="1440"/>
      </w:pPr>
      <w:r>
        <w:t>“You’re not sure what language was used to negotiate the agreement or whether a translation was provided. Copies of the agreement and messages from when you opened the account may help clarify this. Clinic staff can help if the question remains unresolved.”</w:t>
      </w:r>
    </w:p>
    <w:p w14:paraId="3C7FE97C" w14:textId="77777777" w:rsidR="00E94995" w:rsidRDefault="00000000" w:rsidP="00D05B0A">
      <w:pPr>
        <w:ind w:left="1440"/>
      </w:pPr>
      <w:r>
        <w:rPr>
          <w:b/>
        </w:rPr>
        <w:t>Continue to Clarify an unresolved answer. If the primary language has not yet been established, clarify it before applying the language-specific branches.</w:t>
      </w:r>
    </w:p>
    <w:sectPr w:rsidR="00E94995" w:rsidSect="00034616">
      <w:headerReference w:type="default" r:id="rId9"/>
      <w:footerReference w:type="default" r:id="rId10"/>
      <w:pgSz w:w="12240" w:h="15840"/>
      <w:pgMar w:top="864" w:right="1037" w:bottom="864"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26FE7" w14:textId="77777777" w:rsidR="00B410D7" w:rsidRDefault="00B410D7">
      <w:pPr>
        <w:spacing w:after="0" w:line="240" w:lineRule="auto"/>
      </w:pPr>
      <w:r>
        <w:separator/>
      </w:r>
    </w:p>
  </w:endnote>
  <w:endnote w:type="continuationSeparator" w:id="0">
    <w:p w14:paraId="3CB694E4" w14:textId="77777777" w:rsidR="00B410D7" w:rsidRDefault="00B41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19637" w14:textId="77777777" w:rsidR="00E94995" w:rsidRDefault="00000000">
    <w:pPr>
      <w:pStyle w:val="Footer"/>
      <w:jc w:val="right"/>
    </w:pPr>
    <w:r>
      <w:rPr>
        <w:sz w:val="18"/>
      </w:rPr>
      <w:t xml:space="preserve">Page </w:t>
    </w:r>
    <w:r>
      <w:fldChar w:fldCharType="begin"/>
    </w:r>
    <w:r>
      <w:instrText>PAGE</w:instrText>
    </w:r>
    <w:r>
      <w:fldChar w:fldCharType="separate"/>
    </w:r>
    <w:r w:rsidR="005B6D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5C4B6" w14:textId="77777777" w:rsidR="00B410D7" w:rsidRDefault="00B410D7">
      <w:pPr>
        <w:spacing w:after="0" w:line="240" w:lineRule="auto"/>
      </w:pPr>
      <w:r>
        <w:separator/>
      </w:r>
    </w:p>
  </w:footnote>
  <w:footnote w:type="continuationSeparator" w:id="0">
    <w:p w14:paraId="4FB26A3E" w14:textId="77777777" w:rsidR="00B410D7" w:rsidRDefault="00B410D7">
      <w:pPr>
        <w:spacing w:after="0" w:line="240" w:lineRule="auto"/>
      </w:pPr>
      <w:r>
        <w:continuationSeparator/>
      </w:r>
    </w:p>
  </w:footnote>
  <w:footnote w:id="1">
    <w:p w14:paraId="123BB0FF" w14:textId="31FC618D" w:rsidR="00AB0B61" w:rsidRDefault="00AB0B61">
      <w:pPr>
        <w:pStyle w:val="FootnoteText"/>
      </w:pPr>
      <w:r>
        <w:rPr>
          <w:rStyle w:val="FootnoteReference"/>
        </w:rPr>
        <w:footnoteRef/>
      </w:r>
      <w:r>
        <w:t xml:space="preserve"> Block: </w:t>
      </w:r>
      <w:proofErr w:type="spellStart"/>
      <w:proofErr w:type="gramStart"/>
      <w:r>
        <w:t>SOL.General.Explanation</w:t>
      </w:r>
      <w:proofErr w:type="spellEnd"/>
      <w:proofErr w:type="gramEnd"/>
    </w:p>
  </w:footnote>
  <w:footnote w:id="2">
    <w:p w14:paraId="6F91BBF8" w14:textId="73760944" w:rsidR="00AB0B61" w:rsidRDefault="00AB0B61">
      <w:pPr>
        <w:pStyle w:val="FootnoteText"/>
      </w:pPr>
      <w:r>
        <w:rPr>
          <w:rStyle w:val="FootnoteReference"/>
        </w:rPr>
        <w:footnoteRef/>
      </w:r>
      <w:r>
        <w:t xml:space="preserve"> Block: </w:t>
      </w:r>
      <w:proofErr w:type="spellStart"/>
      <w:proofErr w:type="gramStart"/>
      <w:r>
        <w:t>SOL.Debt.Buyer</w:t>
      </w:r>
      <w:proofErr w:type="spellEnd"/>
      <w:proofErr w:type="gramEnd"/>
      <w:r>
        <w:t>, Condition: PLAINTIFF.TYPE =</w:t>
      </w:r>
      <w:r w:rsidR="000B0D05">
        <w:t>=</w:t>
      </w:r>
      <w:r>
        <w:t xml:space="preserve"> “Debt Buyer”</w:t>
      </w:r>
    </w:p>
  </w:footnote>
  <w:footnote w:id="3">
    <w:p w14:paraId="13B49BC1" w14:textId="28BE1B8A" w:rsidR="00AB0B61" w:rsidRDefault="00AB0B61">
      <w:pPr>
        <w:pStyle w:val="FootnoteText"/>
      </w:pPr>
      <w:r>
        <w:rPr>
          <w:rStyle w:val="FootnoteReference"/>
        </w:rPr>
        <w:footnoteRef/>
      </w:r>
      <w:r>
        <w:t xml:space="preserve"> Block: </w:t>
      </w:r>
      <w:proofErr w:type="spellStart"/>
      <w:proofErr w:type="gramStart"/>
      <w:r>
        <w:t>SOL.OG.Creditor</w:t>
      </w:r>
      <w:r w:rsidR="000B0D05">
        <w:t>.Timing</w:t>
      </w:r>
      <w:proofErr w:type="spellEnd"/>
      <w:proofErr w:type="gramEnd"/>
      <w:r>
        <w:t xml:space="preserve">, Condition: PLAINTIFF.TYPE </w:t>
      </w:r>
      <w:r w:rsidR="000B0D05">
        <w:t>=</w:t>
      </w:r>
      <w:r>
        <w:t>= “Original Creditor”</w:t>
      </w:r>
    </w:p>
  </w:footnote>
  <w:footnote w:id="4">
    <w:p w14:paraId="5297995F" w14:textId="6FF517DA" w:rsidR="00AB0B61" w:rsidRDefault="00AB0B61">
      <w:pPr>
        <w:pStyle w:val="FootnoteText"/>
      </w:pPr>
      <w:r>
        <w:rPr>
          <w:rStyle w:val="FootnoteReference"/>
        </w:rPr>
        <w:footnoteRef/>
      </w:r>
      <w:r>
        <w:t xml:space="preserve"> </w:t>
      </w:r>
      <w:r w:rsidR="008D6306">
        <w:t xml:space="preserve">Block: </w:t>
      </w:r>
      <w:proofErr w:type="spellStart"/>
      <w:proofErr w:type="gramStart"/>
      <w:r w:rsidR="008D6306">
        <w:t>SOL.OG.Creditor</w:t>
      </w:r>
      <w:r w:rsidR="000B0D05">
        <w:t>.Timing</w:t>
      </w:r>
      <w:proofErr w:type="spellEnd"/>
      <w:proofErr w:type="gramEnd"/>
      <w:r w:rsidR="008D6306">
        <w:t xml:space="preserve">, Condition: </w:t>
      </w:r>
      <w:proofErr w:type="gramStart"/>
      <w:r>
        <w:t>LAST.PAYMENT.DATE !=</w:t>
      </w:r>
      <w:proofErr w:type="gramEnd"/>
      <w:r>
        <w:t xml:space="preserve"> NA</w:t>
      </w:r>
    </w:p>
  </w:footnote>
  <w:footnote w:id="5">
    <w:p w14:paraId="38D8C417" w14:textId="796085EB" w:rsidR="0044423F" w:rsidRDefault="0044423F">
      <w:pPr>
        <w:pStyle w:val="FootnoteText"/>
      </w:pPr>
      <w:r>
        <w:rPr>
          <w:rStyle w:val="FootnoteReference"/>
        </w:rPr>
        <w:footnoteRef/>
      </w:r>
      <w:r>
        <w:t xml:space="preserve"> Block: </w:t>
      </w:r>
      <w:proofErr w:type="spellStart"/>
      <w:proofErr w:type="gramStart"/>
      <w:r>
        <w:t>SOL.OG.Creditor.Timing</w:t>
      </w:r>
      <w:proofErr w:type="spellEnd"/>
      <w:proofErr w:type="gramEnd"/>
      <w:r>
        <w:t xml:space="preserve">, Variable: </w:t>
      </w:r>
      <w:proofErr w:type="gramStart"/>
      <w:r>
        <w:t>LAST.PAYMENT.DATE.AGREE</w:t>
      </w:r>
      <w:proofErr w:type="gramEnd"/>
    </w:p>
  </w:footnote>
  <w:footnote w:id="6">
    <w:p w14:paraId="496BE20A" w14:textId="5AFC795B" w:rsidR="008D6306" w:rsidRDefault="008D6306">
      <w:pPr>
        <w:pStyle w:val="FootnoteText"/>
      </w:pPr>
      <w:r>
        <w:rPr>
          <w:rStyle w:val="FootnoteReference"/>
        </w:rPr>
        <w:footnoteRef/>
      </w:r>
      <w:r>
        <w:t xml:space="preserve"> Block: </w:t>
      </w:r>
      <w:proofErr w:type="spellStart"/>
      <w:proofErr w:type="gramStart"/>
      <w:r>
        <w:t>SOL.OG.Creditor</w:t>
      </w:r>
      <w:r w:rsidR="000B0D05">
        <w:t>.Timing</w:t>
      </w:r>
      <w:proofErr w:type="spellEnd"/>
      <w:proofErr w:type="gramEnd"/>
      <w:r>
        <w:t xml:space="preserve">, Variable: </w:t>
      </w:r>
      <w:proofErr w:type="gramStart"/>
      <w:r>
        <w:t>LAST.PAYMENT.OLDER.THAN</w:t>
      </w:r>
      <w:proofErr w:type="gramEnd"/>
      <w:r>
        <w:t xml:space="preserve">.YEAR = (COMPLAINT.DATE - </w:t>
      </w:r>
      <w:proofErr w:type="gramStart"/>
      <w:r>
        <w:t>LAST.PAYMENT.DATE</w:t>
      </w:r>
      <w:proofErr w:type="gramEnd"/>
      <w:r>
        <w:t xml:space="preserve"> &gt;= 12 months)</w:t>
      </w:r>
    </w:p>
  </w:footnote>
  <w:footnote w:id="7">
    <w:p w14:paraId="2A18FE9B" w14:textId="2FC1028C" w:rsidR="000B0D05" w:rsidRDefault="000B0D05">
      <w:pPr>
        <w:pStyle w:val="FootnoteText"/>
      </w:pPr>
      <w:r>
        <w:rPr>
          <w:rStyle w:val="FootnoteReference"/>
        </w:rPr>
        <w:footnoteRef/>
      </w:r>
      <w:r>
        <w:t xml:space="preserve"> Block: </w:t>
      </w:r>
      <w:proofErr w:type="spellStart"/>
      <w:proofErr w:type="gramStart"/>
      <w:r>
        <w:t>SOL.OG.Creditor.Timing</w:t>
      </w:r>
      <w:proofErr w:type="spellEnd"/>
      <w:proofErr w:type="gramEnd"/>
      <w:r>
        <w:t xml:space="preserve">, Condition: </w:t>
      </w:r>
      <w:proofErr w:type="gramStart"/>
      <w:r>
        <w:t>LAST.PAYMENT.DATE</w:t>
      </w:r>
      <w:proofErr w:type="gramEnd"/>
      <w:r>
        <w:t xml:space="preserve"> == NA</w:t>
      </w:r>
    </w:p>
  </w:footnote>
  <w:footnote w:id="8">
    <w:p w14:paraId="4F701789" w14:textId="0D4C7CD2" w:rsidR="000B0D05" w:rsidRDefault="000B0D05">
      <w:pPr>
        <w:pStyle w:val="FootnoteText"/>
      </w:pPr>
      <w:r>
        <w:rPr>
          <w:rStyle w:val="FootnoteReference"/>
        </w:rPr>
        <w:footnoteRef/>
      </w:r>
      <w:r>
        <w:t xml:space="preserve"> </w:t>
      </w:r>
      <w:r w:rsidR="0044423F">
        <w:t xml:space="preserve">Block: </w:t>
      </w:r>
      <w:proofErr w:type="spellStart"/>
      <w:proofErr w:type="gramStart"/>
      <w:r w:rsidR="0044423F">
        <w:t>SOL.Payment.Timing</w:t>
      </w:r>
      <w:proofErr w:type="spellEnd"/>
      <w:proofErr w:type="gramEnd"/>
    </w:p>
  </w:footnote>
  <w:footnote w:id="9">
    <w:p w14:paraId="0B872445" w14:textId="77777777" w:rsidR="0044423F" w:rsidRDefault="0044423F" w:rsidP="0044423F">
      <w:pPr>
        <w:pStyle w:val="FootnoteText"/>
      </w:pPr>
      <w:r>
        <w:rPr>
          <w:rStyle w:val="FootnoteReference"/>
        </w:rPr>
        <w:footnoteRef/>
      </w:r>
      <w:r>
        <w:t xml:space="preserve"> Block: </w:t>
      </w:r>
      <w:proofErr w:type="spellStart"/>
      <w:proofErr w:type="gramStart"/>
      <w:r>
        <w:t>SOL.Payment.Timing</w:t>
      </w:r>
      <w:proofErr w:type="spellEnd"/>
      <w:proofErr w:type="gramEnd"/>
      <w:r>
        <w:t xml:space="preserve">, Variable: </w:t>
      </w:r>
      <w:proofErr w:type="gramStart"/>
      <w:r>
        <w:t>LAST.PAYMENT.DATE.OLDER</w:t>
      </w:r>
      <w:proofErr w:type="gramEnd"/>
      <w:r>
        <w:t>.THAN.YEAR</w:t>
      </w:r>
    </w:p>
  </w:footnote>
  <w:footnote w:id="10">
    <w:p w14:paraId="73654090" w14:textId="4E527A74" w:rsidR="0044423F" w:rsidRDefault="0044423F">
      <w:pPr>
        <w:pStyle w:val="FootnoteText"/>
      </w:pPr>
      <w:r>
        <w:rPr>
          <w:rStyle w:val="FootnoteReference"/>
        </w:rPr>
        <w:footnoteRef/>
      </w:r>
      <w:r>
        <w:t xml:space="preserve"> Block: </w:t>
      </w:r>
      <w:proofErr w:type="spellStart"/>
      <w:proofErr w:type="gramStart"/>
      <w:r>
        <w:t>SOL.OG.Creditor.Results</w:t>
      </w:r>
      <w:proofErr w:type="spellEnd"/>
      <w:proofErr w:type="gramEnd"/>
    </w:p>
  </w:footnote>
  <w:footnote w:id="11">
    <w:p w14:paraId="301A0C3F" w14:textId="390E214D" w:rsidR="0044423F" w:rsidRDefault="0044423F">
      <w:pPr>
        <w:pStyle w:val="FootnoteText"/>
      </w:pPr>
      <w:r>
        <w:rPr>
          <w:rStyle w:val="FootnoteReference"/>
        </w:rPr>
        <w:footnoteRef/>
      </w:r>
      <w:r>
        <w:t xml:space="preserve"> Block: </w:t>
      </w:r>
      <w:proofErr w:type="spellStart"/>
      <w:proofErr w:type="gramStart"/>
      <w:r>
        <w:t>SOL.OG.Creditor.Results</w:t>
      </w:r>
      <w:proofErr w:type="spellEnd"/>
      <w:proofErr w:type="gramEnd"/>
      <w:r>
        <w:t xml:space="preserve">, Condition: </w:t>
      </w:r>
      <w:proofErr w:type="gramStart"/>
      <w:r>
        <w:t>LAST.PAYMENT.OLDER.THAN</w:t>
      </w:r>
      <w:proofErr w:type="gramEnd"/>
      <w:r>
        <w:t>.YEAR =</w:t>
      </w:r>
      <w:r w:rsidR="0039685E">
        <w:t>=</w:t>
      </w:r>
      <w:r>
        <w:t xml:space="preserve"> No</w:t>
      </w:r>
    </w:p>
  </w:footnote>
  <w:footnote w:id="12">
    <w:p w14:paraId="092C4F32" w14:textId="4272615E" w:rsidR="0039685E" w:rsidRDefault="0039685E">
      <w:pPr>
        <w:pStyle w:val="FootnoteText"/>
      </w:pPr>
      <w:r>
        <w:rPr>
          <w:rStyle w:val="FootnoteReference"/>
        </w:rPr>
        <w:footnoteRef/>
      </w:r>
      <w:r>
        <w:t xml:space="preserve"> Block: </w:t>
      </w:r>
      <w:proofErr w:type="spellStart"/>
      <w:proofErr w:type="gramStart"/>
      <w:r>
        <w:t>SOL.OG.Creditor.Results</w:t>
      </w:r>
      <w:proofErr w:type="spellEnd"/>
      <w:proofErr w:type="gramEnd"/>
      <w:r>
        <w:t xml:space="preserve">, Condition: </w:t>
      </w:r>
      <w:proofErr w:type="gramStart"/>
      <w:r>
        <w:t>LAST.PAYMENT.OLDER.THAN</w:t>
      </w:r>
      <w:proofErr w:type="gramEnd"/>
      <w:r>
        <w:t>.YEAR == Yes OR Not sure</w:t>
      </w:r>
    </w:p>
  </w:footnote>
  <w:footnote w:id="13">
    <w:p w14:paraId="472D01EC" w14:textId="6AB46C3E" w:rsidR="00DA7597" w:rsidRDefault="00DA7597">
      <w:pPr>
        <w:pStyle w:val="FootnoteText"/>
      </w:pPr>
      <w:r>
        <w:rPr>
          <w:rStyle w:val="FootnoteReference"/>
        </w:rPr>
        <w:footnoteRef/>
      </w:r>
      <w:r>
        <w:t xml:space="preserve"> Block: </w:t>
      </w:r>
      <w:proofErr w:type="spellStart"/>
      <w:proofErr w:type="gramStart"/>
      <w:r>
        <w:t>SOL.Checkbox.Guidance</w:t>
      </w:r>
      <w:proofErr w:type="spellEnd"/>
      <w:proofErr w:type="gramEnd"/>
    </w:p>
  </w:footnote>
  <w:footnote w:id="14">
    <w:p w14:paraId="4C49F14A" w14:textId="2DBDEF8F" w:rsidR="00DA7597" w:rsidRDefault="00DA7597">
      <w:pPr>
        <w:pStyle w:val="FootnoteText"/>
      </w:pPr>
      <w:r>
        <w:rPr>
          <w:rStyle w:val="FootnoteReference"/>
        </w:rPr>
        <w:footnoteRef/>
      </w:r>
      <w:r>
        <w:t xml:space="preserve"> Block: </w:t>
      </w:r>
      <w:proofErr w:type="spellStart"/>
      <w:proofErr w:type="gramStart"/>
      <w:r>
        <w:t>SOL.Checkbox.Guidance</w:t>
      </w:r>
      <w:proofErr w:type="spellEnd"/>
      <w:proofErr w:type="gramEnd"/>
      <w:r>
        <w:t xml:space="preserve">, </w:t>
      </w:r>
      <w:r>
        <w:t xml:space="preserve">Condition: </w:t>
      </w:r>
      <w:proofErr w:type="gramStart"/>
      <w:r>
        <w:t>LAST.PAYMENT.OLDER.THAN</w:t>
      </w:r>
      <w:proofErr w:type="gramEnd"/>
      <w:r>
        <w:t>.YEAR == Yes OR Not sure</w:t>
      </w:r>
    </w:p>
  </w:footnote>
  <w:footnote w:id="15">
    <w:p w14:paraId="2B44CCDA" w14:textId="097391E7" w:rsidR="00DA7597" w:rsidRDefault="00DA7597">
      <w:pPr>
        <w:pStyle w:val="FootnoteText"/>
      </w:pPr>
      <w:r>
        <w:rPr>
          <w:rStyle w:val="FootnoteReference"/>
        </w:rPr>
        <w:footnoteRef/>
      </w:r>
      <w:r>
        <w:t xml:space="preserve"> </w:t>
      </w:r>
      <w:r>
        <w:t xml:space="preserve">Block: </w:t>
      </w:r>
      <w:proofErr w:type="spellStart"/>
      <w:proofErr w:type="gramStart"/>
      <w:r>
        <w:t>SOL.Checkbox.Guidance</w:t>
      </w:r>
      <w:proofErr w:type="spellEnd"/>
      <w:r>
        <w:t>,  Condition</w:t>
      </w:r>
      <w:proofErr w:type="gramEnd"/>
      <w:r>
        <w:t>: ORAL = Yes</w:t>
      </w:r>
    </w:p>
  </w:footnote>
  <w:footnote w:id="16">
    <w:p w14:paraId="0D6962F8" w14:textId="6B2567C8" w:rsidR="00DA7597" w:rsidRDefault="00DA7597" w:rsidP="00DA7597">
      <w:pPr>
        <w:pStyle w:val="FootnoteText"/>
      </w:pPr>
      <w:r>
        <w:rPr>
          <w:rStyle w:val="FootnoteReference"/>
        </w:rPr>
        <w:footnoteRef/>
      </w:r>
      <w:r>
        <w:t xml:space="preserve"> </w:t>
      </w:r>
      <w:r>
        <w:t xml:space="preserve">Block: </w:t>
      </w:r>
      <w:proofErr w:type="gramStart"/>
      <w:r>
        <w:t>SOL</w:t>
      </w:r>
      <w:proofErr w:type="spellStart"/>
      <w:r>
        <w:t>.Checkbox.Guidance</w:t>
      </w:r>
      <w:proofErr w:type="spellEnd"/>
      <w:r>
        <w:t>,  Condition</w:t>
      </w:r>
      <w:proofErr w:type="gramEnd"/>
      <w:r>
        <w:t xml:space="preserve">: ORAL = </w:t>
      </w:r>
      <w:r>
        <w:t>No</w:t>
      </w:r>
    </w:p>
    <w:p w14:paraId="6EA91406" w14:textId="1F06800A" w:rsidR="00DA7597" w:rsidRDefault="00DA7597">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74A35" w14:textId="77777777" w:rsidR="00E94995" w:rsidRDefault="00000000">
    <w:pPr>
      <w:pStyle w:val="Header"/>
    </w:pPr>
    <w:r>
      <w:rPr>
        <w:sz w:val="16"/>
      </w:rPr>
      <w:t>AFFIRMATIVE DEFENSE CONVERSATION SCRIPTS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E45F67"/>
    <w:multiLevelType w:val="hybridMultilevel"/>
    <w:tmpl w:val="FE12C2EC"/>
    <w:lvl w:ilvl="0" w:tplc="5FD60F8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3C1F95"/>
    <w:multiLevelType w:val="hybridMultilevel"/>
    <w:tmpl w:val="39502FA6"/>
    <w:lvl w:ilvl="0" w:tplc="92DC698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4460180">
    <w:abstractNumId w:val="8"/>
  </w:num>
  <w:num w:numId="2" w16cid:durableId="288315568">
    <w:abstractNumId w:val="6"/>
  </w:num>
  <w:num w:numId="3" w16cid:durableId="1707949495">
    <w:abstractNumId w:val="5"/>
  </w:num>
  <w:num w:numId="4" w16cid:durableId="1479762552">
    <w:abstractNumId w:val="4"/>
  </w:num>
  <w:num w:numId="5" w16cid:durableId="1899710196">
    <w:abstractNumId w:val="7"/>
  </w:num>
  <w:num w:numId="6" w16cid:durableId="819618395">
    <w:abstractNumId w:val="3"/>
  </w:num>
  <w:num w:numId="7" w16cid:durableId="1225992978">
    <w:abstractNumId w:val="2"/>
  </w:num>
  <w:num w:numId="8" w16cid:durableId="88620837">
    <w:abstractNumId w:val="1"/>
  </w:num>
  <w:num w:numId="9" w16cid:durableId="750858201">
    <w:abstractNumId w:val="0"/>
  </w:num>
  <w:num w:numId="10" w16cid:durableId="1380206668">
    <w:abstractNumId w:val="10"/>
  </w:num>
  <w:num w:numId="11" w16cid:durableId="93868404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NG - FRANCES">
    <w15:presenceInfo w15:providerId="AD" w15:userId="S::hung2027@lawnet.ucla.edu::412ea60c-9d7d-4c3a-ac01-07a2045baf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37B"/>
    <w:rsid w:val="00034616"/>
    <w:rsid w:val="0006063C"/>
    <w:rsid w:val="000617FB"/>
    <w:rsid w:val="000862AE"/>
    <w:rsid w:val="000B0D05"/>
    <w:rsid w:val="000E4537"/>
    <w:rsid w:val="001166AA"/>
    <w:rsid w:val="001477C3"/>
    <w:rsid w:val="0015074B"/>
    <w:rsid w:val="001E107E"/>
    <w:rsid w:val="002043F0"/>
    <w:rsid w:val="00231D57"/>
    <w:rsid w:val="00250578"/>
    <w:rsid w:val="0029639D"/>
    <w:rsid w:val="0032453B"/>
    <w:rsid w:val="00326EC0"/>
    <w:rsid w:val="00326F90"/>
    <w:rsid w:val="00353E28"/>
    <w:rsid w:val="00370F13"/>
    <w:rsid w:val="0039685E"/>
    <w:rsid w:val="003D7756"/>
    <w:rsid w:val="0044423F"/>
    <w:rsid w:val="004947C7"/>
    <w:rsid w:val="00540B2A"/>
    <w:rsid w:val="005B6D16"/>
    <w:rsid w:val="005E3AD3"/>
    <w:rsid w:val="007602D1"/>
    <w:rsid w:val="007E528F"/>
    <w:rsid w:val="008B0F22"/>
    <w:rsid w:val="008D6306"/>
    <w:rsid w:val="00941E2D"/>
    <w:rsid w:val="00961276"/>
    <w:rsid w:val="00AA1D8D"/>
    <w:rsid w:val="00AB0B61"/>
    <w:rsid w:val="00AC22D2"/>
    <w:rsid w:val="00AF0911"/>
    <w:rsid w:val="00B3788E"/>
    <w:rsid w:val="00B410D7"/>
    <w:rsid w:val="00B47730"/>
    <w:rsid w:val="00CB0664"/>
    <w:rsid w:val="00D05B0A"/>
    <w:rsid w:val="00D41284"/>
    <w:rsid w:val="00DA7597"/>
    <w:rsid w:val="00E94995"/>
    <w:rsid w:val="00F141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65198"/>
  <w14:defaultImageDpi w14:val="300"/>
  <w15:docId w15:val="{B891E7AD-F5A4-4894-B804-39BDE3CC0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B0A"/>
    <w:pPr>
      <w:spacing w:after="100" w:line="247"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AC22D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C22D2"/>
    <w:rPr>
      <w:rFonts w:ascii="Calibri" w:hAnsi="Calibri"/>
      <w:color w:val="000000"/>
      <w:sz w:val="20"/>
      <w:szCs w:val="20"/>
    </w:rPr>
  </w:style>
  <w:style w:type="character" w:styleId="FootnoteReference">
    <w:name w:val="footnote reference"/>
    <w:basedOn w:val="DefaultParagraphFont"/>
    <w:uiPriority w:val="99"/>
    <w:semiHidden/>
    <w:unhideWhenUsed/>
    <w:rsid w:val="00AC22D2"/>
    <w:rPr>
      <w:vertAlign w:val="superscript"/>
    </w:rPr>
  </w:style>
  <w:style w:type="paragraph" w:styleId="Revision">
    <w:name w:val="Revision"/>
    <w:hidden/>
    <w:uiPriority w:val="99"/>
    <w:semiHidden/>
    <w:rsid w:val="00B3788E"/>
    <w:pPr>
      <w:spacing w:after="0" w:line="240" w:lineRule="auto"/>
    </w:pPr>
    <w:rPr>
      <w:rFonts w:ascii="Calibri" w:hAnsi="Calibri"/>
      <w:color w:val="000000"/>
    </w:rPr>
  </w:style>
  <w:style w:type="paragraph" w:styleId="TOC2">
    <w:name w:val="toc 2"/>
    <w:basedOn w:val="Normal"/>
    <w:next w:val="Normal"/>
    <w:autoRedefine/>
    <w:uiPriority w:val="39"/>
    <w:unhideWhenUsed/>
    <w:rsid w:val="007602D1"/>
    <w:pPr>
      <w:ind w:left="220"/>
    </w:pPr>
  </w:style>
  <w:style w:type="paragraph" w:styleId="TOC1">
    <w:name w:val="toc 1"/>
    <w:basedOn w:val="Normal"/>
    <w:next w:val="Normal"/>
    <w:autoRedefine/>
    <w:uiPriority w:val="39"/>
    <w:unhideWhenUsed/>
    <w:rsid w:val="007602D1"/>
  </w:style>
  <w:style w:type="character" w:styleId="Hyperlink">
    <w:name w:val="Hyperlink"/>
    <w:basedOn w:val="DefaultParagraphFont"/>
    <w:uiPriority w:val="99"/>
    <w:unhideWhenUsed/>
    <w:rsid w:val="007602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29</Pages>
  <Words>9730</Words>
  <Characters>55464</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Affirmative defense conversation scripts</vt:lpstr>
    </vt:vector>
  </TitlesOfParts>
  <Manager/>
  <Company/>
  <LinksUpToDate>false</LinksUpToDate>
  <CharactersWithSpaces>65064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Affirmative defense conversation scripts</dc:title>
  <dc:subject>Defenses 1 through 21 of Attachment 4</dc:subject>
  <dc:creator/>
  <cp:keywords/>
  <dc:description/>
  <cp:lastModifiedBy>HUNG - FRANCES</cp:lastModifiedBy>
  <cp:revision>9</cp:revision>
  <dcterms:created xsi:type="dcterms:W3CDTF">2013-12-23T23:15:00Z</dcterms:created>
  <dcterms:modified xsi:type="dcterms:W3CDTF">2026-10-27T04:08:00Z</dcterms:modified>
  <cp:category/>
</cp:coreProperties>
</file>